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footerReference w:type="default" r:id="rId9"/>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sz w:val="16"/>
          <w:szCs w:val="16"/>
        </w:rPr>
      </w:pPr>
    </w:p>
    <w:p w14:paraId="659E0515" w14:textId="77777777" w:rsidR="004270BF" w:rsidRPr="00CA4392" w:rsidRDefault="004270BF" w:rsidP="004270BF">
      <w:pPr>
        <w:pStyle w:val="Author"/>
        <w:spacing w:before="100" w:beforeAutospacing="1" w:after="100" w:afterAutospacing="1" w:line="120" w:lineRule="auto"/>
        <w:rPr>
          <w:sz w:val="16"/>
          <w:szCs w:val="16"/>
        </w:rPr>
        <w:sectPr w:rsidR="004270BF" w:rsidRPr="00CA4392" w:rsidSect="00997D8E">
          <w:footerReference w:type="first" r:id="rId10"/>
          <w:type w:val="continuous"/>
          <w:pgSz w:w="12240" w:h="15840" w:code="1"/>
          <w:pgMar w:top="1080" w:right="893" w:bottom="1440" w:left="893" w:header="720" w:footer="720" w:gutter="0"/>
          <w:cols w:space="720"/>
          <w:titlePg/>
          <w:docGrid w:linePitch="360"/>
        </w:sectPr>
      </w:pPr>
    </w:p>
    <w:p w14:paraId="7A35EA9D" w14:textId="77777777" w:rsidR="004270BF" w:rsidRDefault="004270BF" w:rsidP="004270BF">
      <w:pPr>
        <w:pStyle w:val="Author"/>
        <w:spacing w:before="100" w:beforeAutospacing="1"/>
        <w:rPr>
          <w:sz w:val="18"/>
          <w:szCs w:val="18"/>
        </w:rPr>
      </w:pPr>
      <w:r>
        <w:rPr>
          <w:sz w:val="18"/>
          <w:szCs w:val="18"/>
        </w:rPr>
        <w:t>Alexander He</w:t>
      </w:r>
      <w:r w:rsidRPr="00F847A6">
        <w:rPr>
          <w:sz w:val="18"/>
          <w:szCs w:val="18"/>
        </w:rPr>
        <w:t xml:space="preserve"> </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hea2@rpi.edu</w:t>
      </w:r>
      <w:r>
        <w:rPr>
          <w:sz w:val="18"/>
          <w:szCs w:val="18"/>
        </w:rPr>
        <w:br/>
      </w:r>
      <w:r>
        <w:rPr>
          <w:sz w:val="18"/>
          <w:szCs w:val="18"/>
        </w:rPr>
        <w:br/>
      </w:r>
      <w:r>
        <w:rPr>
          <w:sz w:val="18"/>
          <w:szCs w:val="18"/>
        </w:rPr>
        <w:t>Thilanka Munasinghe</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munast@rpi.edu</w:t>
      </w:r>
      <w:r>
        <w:rPr>
          <w:sz w:val="18"/>
          <w:szCs w:val="18"/>
        </w:rPr>
        <w:br/>
      </w:r>
      <w:r>
        <w:rPr>
          <w:sz w:val="18"/>
          <w:szCs w:val="18"/>
        </w:rPr>
        <w:br/>
      </w:r>
    </w:p>
    <w:p w14:paraId="01769023" w14:textId="77777777" w:rsidR="004270BF" w:rsidRDefault="004270BF" w:rsidP="004270BF">
      <w:pPr>
        <w:pStyle w:val="Author"/>
        <w:spacing w:before="100" w:beforeAutospacing="1"/>
        <w:rPr>
          <w:sz w:val="18"/>
          <w:szCs w:val="18"/>
        </w:rPr>
      </w:pPr>
    </w:p>
    <w:p w14:paraId="3C842F02" w14:textId="77777777" w:rsidR="004270BF" w:rsidRDefault="004270BF" w:rsidP="004270BF">
      <w:pPr>
        <w:pStyle w:val="Author"/>
        <w:spacing w:before="100" w:beforeAutospacing="1"/>
        <w:rPr>
          <w:sz w:val="18"/>
          <w:szCs w:val="18"/>
        </w:rPr>
      </w:pPr>
    </w:p>
    <w:p w14:paraId="360C4495" w14:textId="77777777" w:rsidR="004270BF" w:rsidRDefault="004270BF" w:rsidP="004270BF">
      <w:pPr>
        <w:pStyle w:val="Author"/>
        <w:spacing w:before="100" w:beforeAutospacing="1"/>
        <w:rPr>
          <w:sz w:val="18"/>
          <w:szCs w:val="18"/>
        </w:rPr>
      </w:pPr>
    </w:p>
    <w:p w14:paraId="0FAFD9CE" w14:textId="77777777" w:rsidR="004270BF" w:rsidRDefault="004270BF" w:rsidP="004270BF">
      <w:pPr>
        <w:pStyle w:val="Author"/>
        <w:spacing w:before="100" w:beforeAutospacing="1"/>
        <w:rPr>
          <w:sz w:val="18"/>
          <w:szCs w:val="18"/>
        </w:rPr>
      </w:pPr>
    </w:p>
    <w:p w14:paraId="684366DC" w14:textId="77777777" w:rsidR="004270BF" w:rsidRPr="006347CF" w:rsidRDefault="004270BF" w:rsidP="004270BF">
      <w:pPr>
        <w:pStyle w:val="Author"/>
        <w:spacing w:before="100" w:beforeAutospacing="1"/>
        <w:jc w:val="both"/>
        <w:rPr>
          <w:sz w:val="18"/>
          <w:szCs w:val="18"/>
        </w:rPr>
        <w:sectPr w:rsidR="004270BF" w:rsidRPr="006347CF" w:rsidSect="00F847A6">
          <w:type w:val="continuous"/>
          <w:pgSz w:w="12240" w:h="15840" w:code="1"/>
          <w:pgMar w:top="1080" w:right="893" w:bottom="1440" w:left="893" w:header="720" w:footer="720" w:gutter="0"/>
          <w:cols w:num="4" w:space="216"/>
          <w:docGrid w:linePitch="360"/>
        </w:sectPr>
      </w:pPr>
    </w:p>
    <w:p w14:paraId="7CCDFA82" w14:textId="77777777" w:rsidR="004270BF" w:rsidRPr="005B520E" w:rsidRDefault="004270BF" w:rsidP="004270BF">
      <w:pPr>
        <w:jc w:val="both"/>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1"/>
          <w:type w:val="continuous"/>
          <w:pgSz w:w="12240" w:h="15840"/>
          <w:pgMar w:top="1080" w:right="907" w:bottom="1440" w:left="907" w:header="720" w:footer="720" w:gutter="0"/>
          <w:pgNumType w:start="1"/>
          <w:cols w:num="4" w:space="216"/>
        </w:sectPr>
      </w:pPr>
    </w:p>
    <w:p w14:paraId="1DCD2C4B" w14:textId="5147251F"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r w:rsidR="00C15AC5">
        <w:rPr>
          <w:i/>
          <w:iCs/>
        </w:rPr>
        <w:t xml:space="preserve">with </w:t>
      </w:r>
      <w:r w:rsidR="00F13A15" w:rsidRPr="007F1EDE">
        <w:rPr>
          <w:i/>
          <w:iCs/>
        </w:rPr>
        <w:t xml:space="preserve">545 million </w:t>
      </w:r>
      <w:r w:rsidR="00C15AC5">
        <w:rPr>
          <w:i/>
          <w:iCs/>
        </w:rPr>
        <w:t>prevalent cases</w:t>
      </w:r>
      <w:r w:rsidR="00C15AC5" w:rsidRPr="007F1EDE">
        <w:rPr>
          <w:i/>
          <w:iCs/>
        </w:rPr>
        <w:t xml:space="preserve"> </w:t>
      </w:r>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r w:rsidR="00B85E87">
        <w:rPr>
          <w:i/>
          <w:iCs/>
        </w:rPr>
        <w:t>risk</w:t>
      </w:r>
      <w:r w:rsidR="00B85E87" w:rsidRPr="007F1EDE">
        <w:rPr>
          <w:i/>
          <w:iCs/>
        </w:rPr>
        <w:t xml:space="preserve"> but</w:t>
      </w:r>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BDA6275" w:rsidR="004E2338" w:rsidRPr="002729BB" w:rsidRDefault="004E2338" w:rsidP="004E2338">
      <w:pPr>
        <w:pStyle w:val="Keywords"/>
      </w:pPr>
      <w:r w:rsidRPr="002729BB">
        <w:t>Keywords—</w:t>
      </w:r>
      <w:r w:rsidR="00897E52">
        <w:t xml:space="preserve">chronic </w:t>
      </w:r>
      <w:r w:rsidR="00CC29BB">
        <w:t>respiratory disease,</w:t>
      </w:r>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2"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2"/>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77777777"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Tobacco, air pollutants, airborne allergens, and occupational exposures are the main risk factors associated with a lifetime increase of respiratory diseases and symptoms, according to reviews [3][4]. Previous studies have also established that temperature and humidity play a role in respiratory disease exacerbation [5][6].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t>
      </w:r>
      <w:r w:rsidR="008D4344" w:rsidRPr="008D4344">
        <w:rPr>
          <w:rFonts w:eastAsia="Times New Roman"/>
        </w:rPr>
        <w:t xml:space="preserve">wildfire emissions and longer pollen seasons. However, due to limited datasets on a national, county-level scale, we are constrained to environmental factors, particularly air pollutants and climate variables, provided as datasets constructed with remote sensing. </w:t>
      </w:r>
    </w:p>
    <w:p w14:paraId="132F6EE6" w14:textId="77777777"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in order to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certificates for U.S. residents, stratified by cause-of-death </w:t>
      </w:r>
      <w:r w:rsidR="008D4344" w:rsidRPr="008D4344">
        <w:rPr>
          <w:rFonts w:eastAsia="Times New Roman"/>
        </w:rPr>
        <w:lastRenderedPageBreak/>
        <w:t>and demographics [10]. The data is subject to suppression constraints that omit all sub-national data representing less than 10 deaths.</w:t>
      </w:r>
    </w:p>
    <w:p w14:paraId="49DEB1DF" w14:textId="14F2837C"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r w:rsidR="00B85E87">
        <w:rPr>
          <w:rFonts w:eastAsia="Times New Roman"/>
        </w:rPr>
        <w:t>in each</w:t>
      </w:r>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(burned_frac), fraction of total emissions stemming from small fires (smallf_frac),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0055762F" w:rsidR="00955314" w:rsidRPr="001F0CF1" w:rsidDel="00A57D90" w:rsidRDefault="00B85D7E" w:rsidP="00E82575">
      <w:pPr>
        <w:pStyle w:val="Heading2"/>
        <w:rPr>
          <w:del w:id="3" w:author="Alexander He" w:date="2021-10-29T02:44:00Z"/>
        </w:rPr>
      </w:pPr>
      <w:del w:id="4" w:author="Alexander He" w:date="2021-10-29T02:44:00Z">
        <w:r w:rsidRPr="001F0CF1" w:rsidDel="00A57D90">
          <w:delText>Air Quality Index</w:delText>
        </w:r>
      </w:del>
    </w:p>
    <w:p w14:paraId="24374556" w14:textId="32EB9968" w:rsidR="002377BC" w:rsidDel="00A57D90" w:rsidRDefault="00B85D7E" w:rsidP="00F66DEE">
      <w:pPr>
        <w:pBdr>
          <w:top w:val="nil"/>
          <w:left w:val="nil"/>
          <w:bottom w:val="nil"/>
          <w:right w:val="nil"/>
          <w:between w:val="nil"/>
        </w:pBdr>
        <w:spacing w:after="120" w:line="228" w:lineRule="auto"/>
        <w:ind w:firstLine="288"/>
        <w:jc w:val="both"/>
        <w:rPr>
          <w:del w:id="5" w:author="Alexander He" w:date="2021-10-29T02:44:00Z"/>
          <w:rFonts w:eastAsia="Times New Roman"/>
          <w:color w:val="000000"/>
        </w:rPr>
      </w:pPr>
      <w:del w:id="6" w:author="Alexander He" w:date="2021-10-29T02:44:00Z">
        <w:r w:rsidRPr="001F0CF1" w:rsidDel="00A57D90">
          <w:rPr>
            <w:rFonts w:eastAsia="Times New Roman"/>
            <w:color w:val="000000"/>
          </w:rPr>
          <w:delText xml:space="preserve">Air </w:delText>
        </w:r>
        <w:r w:rsidR="004C40D7" w:rsidRPr="004C40D7" w:rsidDel="00A57D90">
          <w:rPr>
            <w:rFonts w:eastAsia="Times New Roman"/>
            <w:color w:val="000000"/>
          </w:rPr>
          <w:delText xml:space="preserve">Quality Index (AQI) data for the United States is available at [16]. We opted to use AQI instead of individual criteria pollutants, such as ground-level ozone; AQI was less spatially and temporally sparse and better for interpolation. For each site, we linearly interpolated dates with missing data, then averaged by month. We then interpolated and rasterized AQI at 0.01° resolution using </w:delText>
        </w:r>
        <w:r w:rsidR="004C7E39" w:rsidDel="00A57D90">
          <w:rPr>
            <w:rFonts w:eastAsia="Times New Roman"/>
            <w:color w:val="000000"/>
          </w:rPr>
          <w:delText>SciPy’s ‘</w:delText>
        </w:r>
        <w:r w:rsidR="004C7E39" w:rsidRPr="004C40D7" w:rsidDel="00A57D90">
          <w:rPr>
            <w:rFonts w:eastAsia="Times New Roman"/>
            <w:color w:val="000000"/>
          </w:rPr>
          <w:delText>scipy.interpolate.griddata</w:delText>
        </w:r>
        <w:r w:rsidR="004C7E39" w:rsidDel="00A57D90">
          <w:rPr>
            <w:rFonts w:eastAsia="Times New Roman"/>
            <w:color w:val="000000"/>
          </w:rPr>
          <w:delText xml:space="preserve">’ function </w:delText>
        </w:r>
        <w:r w:rsidR="004C40D7" w:rsidRPr="004C40D7" w:rsidDel="00A57D90">
          <w:rPr>
            <w:rFonts w:eastAsia="Times New Roman"/>
            <w:color w:val="000000"/>
          </w:rPr>
          <w:delText xml:space="preserve">[17][18], before aggregating to county shapes. To choose the best interpolation parameters, we performed cross-validation with </w:delText>
        </w:r>
        <w:r w:rsidR="00E87571" w:rsidDel="00A57D90">
          <w:rPr>
            <w:rFonts w:eastAsia="Times New Roman"/>
            <w:color w:val="000000"/>
          </w:rPr>
          <w:delText>R</w:delText>
        </w:r>
        <w:r w:rsidR="00E87571" w:rsidDel="00A57D90">
          <w:rPr>
            <w:rFonts w:eastAsia="Times New Roman"/>
            <w:color w:val="000000"/>
            <w:vertAlign w:val="superscript"/>
          </w:rPr>
          <w:delText>2</w:delText>
        </w:r>
        <w:r w:rsidR="004C40D7" w:rsidRPr="004C40D7" w:rsidDel="00A57D90">
          <w:rPr>
            <w:rFonts w:eastAsia="Times New Roman"/>
            <w:color w:val="000000"/>
          </w:rPr>
          <w:delText xml:space="preserve"> to test the number of consecutive missing dates to interpolate between existing dates and the spatial interpolation method (linear, nearest, or cubic). Finally, we use zeros to replace months with incomplete interpolation, which was the best </w:delText>
        </w:r>
        <w:r w:rsidRPr="001F0CF1" w:rsidDel="00A57D90">
          <w:rPr>
            <w:rFonts w:eastAsia="Times New Roman"/>
            <w:color w:val="000000"/>
          </w:rPr>
          <w:delText xml:space="preserve">imputation strategy based on </w:delText>
        </w:r>
        <w:r w:rsidR="00C95EC7" w:rsidDel="00A57D90">
          <w:rPr>
            <w:rFonts w:eastAsia="Times New Roman"/>
            <w:color w:val="000000"/>
          </w:rPr>
          <w:delText>cross-validation</w:delText>
        </w:r>
        <w:r w:rsidRPr="001F0CF1" w:rsidDel="00A57D90">
          <w:rPr>
            <w:rFonts w:eastAsia="Times New Roman"/>
            <w:color w:val="000000"/>
          </w:rPr>
          <w:delText>.</w:delText>
        </w:r>
      </w:del>
    </w:p>
    <w:p w14:paraId="2E11A6EB" w14:textId="7078A9B9" w:rsidR="001F0CF1" w:rsidRPr="001F0CF1" w:rsidDel="00A57D90" w:rsidRDefault="003C41FE" w:rsidP="00F66DEE">
      <w:pPr>
        <w:pBdr>
          <w:top w:val="nil"/>
          <w:left w:val="nil"/>
          <w:bottom w:val="nil"/>
          <w:right w:val="nil"/>
          <w:between w:val="nil"/>
        </w:pBdr>
        <w:spacing w:after="120" w:line="228" w:lineRule="auto"/>
        <w:ind w:firstLine="288"/>
        <w:jc w:val="both"/>
        <w:rPr>
          <w:del w:id="7" w:author="Alexander He" w:date="2021-10-29T02:44:00Z"/>
          <w:rFonts w:eastAsia="Times New Roman"/>
          <w:color w:val="000000"/>
        </w:rPr>
      </w:pPr>
      <w:del w:id="8" w:author="Alexander He" w:date="2021-10-29T02:44:00Z">
        <w:r w:rsidDel="00A57D90">
          <w:rPr>
            <w:rFonts w:eastAsia="Times New Roman"/>
            <w:color w:val="000000"/>
          </w:rPr>
          <w:delText>Due to the spar</w:delText>
        </w:r>
        <w:r w:rsidR="00B4435C" w:rsidDel="00A57D90">
          <w:rPr>
            <w:rFonts w:eastAsia="Times New Roman"/>
            <w:color w:val="000000"/>
          </w:rPr>
          <w:delText>s</w:delText>
        </w:r>
        <w:r w:rsidDel="00A57D90">
          <w:rPr>
            <w:rFonts w:eastAsia="Times New Roman"/>
            <w:color w:val="000000"/>
          </w:rPr>
          <w:delText>ity of the data,</w:delText>
        </w:r>
        <w:r w:rsidR="00B85D7E" w:rsidRPr="001F0CF1" w:rsidDel="00A57D90">
          <w:rPr>
            <w:rFonts w:eastAsia="Times New Roman"/>
            <w:color w:val="000000"/>
          </w:rPr>
          <w:delText xml:space="preserve"> </w:delText>
        </w:r>
        <w:r w:rsidR="00222C6E" w:rsidDel="00A57D90">
          <w:rPr>
            <w:rFonts w:eastAsia="Times New Roman"/>
            <w:color w:val="000000"/>
          </w:rPr>
          <w:delText xml:space="preserve">we considered </w:delText>
        </w:r>
        <w:r w:rsidR="00B85D7E" w:rsidRPr="001F0CF1" w:rsidDel="00A57D90">
          <w:rPr>
            <w:rFonts w:eastAsia="Times New Roman"/>
            <w:color w:val="000000"/>
          </w:rPr>
          <w:delText>the use of AQI experimental, as naive spatiotemporal interpolation is inherently erroneous. For this reason, we expected</w:delText>
        </w:r>
        <w:r w:rsidR="00222C6E" w:rsidDel="00A57D90">
          <w:rPr>
            <w:rFonts w:eastAsia="Times New Roman"/>
            <w:color w:val="000000"/>
          </w:rPr>
          <w:delText xml:space="preserve"> to eliminate</w:delText>
        </w:r>
        <w:r w:rsidR="00B85D7E" w:rsidRPr="001F0CF1" w:rsidDel="00A57D90">
          <w:rPr>
            <w:rFonts w:eastAsia="Times New Roman"/>
            <w:color w:val="000000"/>
          </w:rPr>
          <w:delText xml:space="preserve"> AQI during feature </w:delText>
        </w:r>
        <w:r w:rsidR="00222C6E" w:rsidDel="00A57D90">
          <w:rPr>
            <w:rFonts w:eastAsia="Times New Roman"/>
            <w:color w:val="000000"/>
          </w:rPr>
          <w:delText>selection</w:delText>
        </w:r>
        <w:r w:rsidR="00B85D7E" w:rsidRPr="001F0CF1" w:rsidDel="00A57D90">
          <w:rPr>
            <w:rFonts w:eastAsia="Times New Roman"/>
            <w:color w:val="000000"/>
          </w:rPr>
          <w:delText>.</w:delText>
        </w:r>
      </w:del>
    </w:p>
    <w:p w14:paraId="00000018" w14:textId="77777777" w:rsidR="00955314" w:rsidRPr="001F0CF1" w:rsidRDefault="00B85D7E" w:rsidP="00E82575">
      <w:pPr>
        <w:pStyle w:val="Heading2"/>
      </w:pPr>
      <w:r w:rsidRPr="001F0CF1">
        <w:t>Population and Median Income</w:t>
      </w:r>
    </w:p>
    <w:p w14:paraId="2CA9F82A" w14:textId="299E7FE0"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population by county are available at </w:t>
      </w:r>
      <w:del w:id="9" w:author="Alexander He" w:date="2021-11-06T18:23:00Z">
        <w:r w:rsidRPr="004C40D7" w:rsidDel="008610DF">
          <w:rPr>
            <w:rFonts w:eastAsia="Times New Roman"/>
            <w:color w:val="000000"/>
          </w:rPr>
          <w:delText>[19]</w:delText>
        </w:r>
      </w:del>
      <w:ins w:id="10" w:author="Alexander He" w:date="2021-11-06T18:23:00Z">
        <w:r w:rsidR="008610DF">
          <w:rPr>
            <w:rFonts w:eastAsia="Times New Roman"/>
            <w:color w:val="000000"/>
          </w:rPr>
          <w:t>[17]</w:t>
        </w:r>
      </w:ins>
      <w:r w:rsidRPr="004C40D7">
        <w:rPr>
          <w:rFonts w:eastAsia="Times New Roman"/>
          <w:color w:val="000000"/>
        </w:rPr>
        <w:t xml:space="preserve"> under the “Population Estimates” filter. Population estimates of each year are for July 1st. We opted to apply the July 1st estimates for the entire month of July, then linearly interpolate the months in between.</w:t>
      </w:r>
    </w:p>
    <w:p w14:paraId="01C17A11" w14:textId="409C76E9"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w:t>
      </w:r>
      <w:del w:id="11" w:author="Alexander He" w:date="2021-11-06T18:23:00Z">
        <w:r w:rsidRPr="004C40D7" w:rsidDel="008610DF">
          <w:rPr>
            <w:rFonts w:eastAsia="Times New Roman"/>
            <w:color w:val="000000"/>
          </w:rPr>
          <w:delText>[20]</w:delText>
        </w:r>
      </w:del>
      <w:ins w:id="12" w:author="Alexander He" w:date="2021-11-06T18:23:00Z">
        <w:r w:rsidR="008610DF">
          <w:rPr>
            <w:rFonts w:eastAsia="Times New Roman"/>
            <w:color w:val="000000"/>
          </w:rPr>
          <w:t>[18]</w:t>
        </w:r>
      </w:ins>
      <w:r w:rsidRPr="004C40D7">
        <w:rPr>
          <w:rFonts w:eastAsia="Times New Roman"/>
          <w:color w:val="000000"/>
        </w:rPr>
        <w:t xml:space="preserve">.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311FBDD5"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w:t>
      </w:r>
      <w:del w:id="13" w:author="Alexander He" w:date="2021-11-06T18:23:00Z">
        <w:r w:rsidR="004C40D7" w:rsidRPr="004C40D7" w:rsidDel="008610DF">
          <w:rPr>
            <w:rFonts w:eastAsia="Times New Roman"/>
            <w:color w:val="000000"/>
          </w:rPr>
          <w:delText>[21]</w:delText>
        </w:r>
      </w:del>
      <w:ins w:id="14" w:author="Alexander He" w:date="2021-11-06T18:23:00Z">
        <w:r w:rsidR="008610DF">
          <w:rPr>
            <w:rFonts w:eastAsia="Times New Roman"/>
            <w:color w:val="000000"/>
          </w:rPr>
          <w:t>[19]</w:t>
        </w:r>
      </w:ins>
      <w:r w:rsidR="004C40D7" w:rsidRPr="004C40D7">
        <w:rPr>
          <w:rFonts w:eastAsia="Times New Roman"/>
          <w:color w:val="000000"/>
        </w:rPr>
        <w:t>. We extracted data for temperature, precipitation, and drought indices to best represent environmental factors described in [5][6]</w:t>
      </w:r>
      <w:del w:id="15" w:author="Alexander He" w:date="2021-11-06T18:24:00Z">
        <w:r w:rsidR="004C40D7" w:rsidRPr="004C40D7" w:rsidDel="008610DF">
          <w:rPr>
            <w:rFonts w:eastAsia="Times New Roman"/>
            <w:color w:val="000000"/>
          </w:rPr>
          <w:delText>[22]</w:delText>
        </w:r>
      </w:del>
      <w:ins w:id="16" w:author="Alexander He" w:date="2021-11-06T18:24:00Z">
        <w:r w:rsidR="008610DF">
          <w:rPr>
            <w:rFonts w:eastAsia="Times New Roman"/>
            <w:color w:val="000000"/>
          </w:rPr>
          <w:t>[20]</w:t>
        </w:r>
      </w:ins>
      <w:del w:id="17" w:author="Alexander He" w:date="2021-11-06T18:24:00Z">
        <w:r w:rsidR="004C40D7" w:rsidRPr="004C40D7" w:rsidDel="008610DF">
          <w:rPr>
            <w:rFonts w:eastAsia="Times New Roman"/>
            <w:color w:val="000000"/>
          </w:rPr>
          <w:delText>[23</w:delText>
        </w:r>
      </w:del>
      <w:ins w:id="18" w:author="Alexander He" w:date="2021-11-06T18:24:00Z">
        <w:r w:rsidR="008610DF">
          <w:rPr>
            <w:rFonts w:eastAsia="Times New Roman"/>
            <w:color w:val="000000"/>
          </w:rPr>
          <w:t>[21</w:t>
        </w:r>
      </w:ins>
      <w:r w:rsidR="004C40D7" w:rsidRPr="004C40D7">
        <w:rPr>
          <w:rFonts w:eastAsia="Times New Roman"/>
          <w:color w:val="000000"/>
        </w:rPr>
        <w:t xml:space="preserve">]. The included drought indices are Palmer Drought Severity Index </w:t>
      </w:r>
      <w:del w:id="19" w:author="Alexander He" w:date="2021-11-06T18:24:00Z">
        <w:r w:rsidR="004C40D7" w:rsidRPr="004C40D7" w:rsidDel="008610DF">
          <w:rPr>
            <w:rFonts w:eastAsia="Times New Roman"/>
            <w:color w:val="000000"/>
          </w:rPr>
          <w:delText>[24</w:delText>
        </w:r>
      </w:del>
      <w:ins w:id="20" w:author="Alexander He" w:date="2021-11-06T18:24:00Z">
        <w:r w:rsidR="008610DF">
          <w:rPr>
            <w:rFonts w:eastAsia="Times New Roman"/>
            <w:color w:val="000000"/>
          </w:rPr>
          <w:t>[22</w:t>
        </w:r>
      </w:ins>
      <w:r w:rsidR="004C40D7" w:rsidRPr="004C40D7">
        <w:rPr>
          <w:rFonts w:eastAsia="Times New Roman"/>
          <w:color w:val="000000"/>
        </w:rPr>
        <w:t xml:space="preserve">] (PDSI) and monthly Standardized Precipitation Index </w:t>
      </w:r>
      <w:del w:id="21" w:author="Alexander He" w:date="2021-11-06T18:24:00Z">
        <w:r w:rsidR="004C40D7" w:rsidRPr="004C40D7" w:rsidDel="008610DF">
          <w:rPr>
            <w:rFonts w:eastAsia="Times New Roman"/>
            <w:color w:val="000000"/>
          </w:rPr>
          <w:delText>[25</w:delText>
        </w:r>
      </w:del>
      <w:ins w:id="22" w:author="Alexander He" w:date="2021-11-06T18:24:00Z">
        <w:r w:rsidR="008610DF">
          <w:rPr>
            <w:rFonts w:eastAsia="Times New Roman"/>
            <w:color w:val="000000"/>
          </w:rPr>
          <w:t>[23</w:t>
        </w:r>
      </w:ins>
      <w:r w:rsidR="004C40D7" w:rsidRPr="004C40D7">
        <w:rPr>
          <w:rFonts w:eastAsia="Times New Roman"/>
          <w:color w:val="000000"/>
        </w:rPr>
        <w:t xml:space="preserve">] (monthly SPI; SP01). </w:t>
      </w:r>
      <w:r w:rsidR="004C40D7" w:rsidRPr="004C40D7">
        <w:rPr>
          <w:rFonts w:eastAsia="Times New Roman"/>
          <w:color w:val="000000"/>
        </w:rPr>
        <w:t xml:space="preserve">Unfortunately, the database does not have data for humidity, 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239805AE"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r w:rsidR="00B85E87" w:rsidRPr="004C40D7">
        <w:rPr>
          <w:rFonts w:eastAsia="Times New Roman"/>
          <w:color w:val="000000"/>
        </w:rPr>
        <w:t>U.S. County</w:t>
      </w:r>
      <w:r w:rsidR="004C40D7" w:rsidRPr="004C40D7">
        <w:rPr>
          <w:rFonts w:eastAsia="Times New Roman"/>
          <w:color w:val="000000"/>
        </w:rPr>
        <w:t xml:space="preserve"> boundaries is available at </w:t>
      </w:r>
      <w:del w:id="23" w:author="Alexander He" w:date="2021-11-06T18:24:00Z">
        <w:r w:rsidR="004C40D7" w:rsidRPr="004C40D7" w:rsidDel="008610DF">
          <w:rPr>
            <w:rFonts w:eastAsia="Times New Roman"/>
            <w:color w:val="000000"/>
          </w:rPr>
          <w:delText>[26</w:delText>
        </w:r>
      </w:del>
      <w:ins w:id="24" w:author="Alexander He" w:date="2021-11-06T18:24:00Z">
        <w:r w:rsidR="008610DF">
          <w:rPr>
            <w:rFonts w:eastAsia="Times New Roman"/>
            <w:color w:val="000000"/>
          </w:rPr>
          <w:t>[24</w:t>
        </w:r>
      </w:ins>
      <w:r w:rsidR="004C40D7" w:rsidRPr="004C40D7">
        <w:rPr>
          <w:rFonts w:eastAsia="Times New Roman"/>
          <w:color w:val="000000"/>
        </w:rPr>
        <w:t xml:space="preserve">].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w:t>
      </w:r>
      <w:del w:id="25" w:author="Alexander He" w:date="2021-11-06T18:24:00Z">
        <w:r w:rsidR="004C40D7" w:rsidRPr="004C40D7" w:rsidDel="008610DF">
          <w:rPr>
            <w:rFonts w:eastAsia="Times New Roman"/>
            <w:color w:val="000000"/>
          </w:rPr>
          <w:delText>[27</w:delText>
        </w:r>
      </w:del>
      <w:ins w:id="26" w:author="Alexander He" w:date="2021-11-06T18:24:00Z">
        <w:r w:rsidR="008610DF">
          <w:rPr>
            <w:rFonts w:eastAsia="Times New Roman"/>
            <w:color w:val="000000"/>
          </w:rPr>
          <w:t>[25</w:t>
        </w:r>
      </w:ins>
      <w:r w:rsidR="004C40D7" w:rsidRPr="004C40D7">
        <w:rPr>
          <w:rFonts w:eastAsia="Times New Roman"/>
          <w:color w:val="000000"/>
        </w:rPr>
        <w:t>].</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5A320B7F"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w:t>
      </w:r>
      <w:proofErr w:type="spellStart"/>
      <w:r w:rsidR="00E87571" w:rsidRPr="00E87571">
        <w:rPr>
          <w:rFonts w:eastAsia="Times New Roman"/>
          <w:color w:val="000000"/>
        </w:rPr>
        <w:t>SciKit</w:t>
      </w:r>
      <w:proofErr w:type="spellEnd"/>
      <w:r w:rsidR="00E87571" w:rsidRPr="00E87571">
        <w:rPr>
          <w:rFonts w:eastAsia="Times New Roman"/>
          <w:color w:val="000000"/>
        </w:rPr>
        <w:t xml:space="preserve"> </w:t>
      </w:r>
      <w:proofErr w:type="spellStart"/>
      <w:r w:rsidR="00E87571" w:rsidRPr="00E87571">
        <w:rPr>
          <w:rFonts w:eastAsia="Times New Roman"/>
          <w:color w:val="000000"/>
        </w:rPr>
        <w:t>Learn’s</w:t>
      </w:r>
      <w:proofErr w:type="spellEnd"/>
      <w:r w:rsidR="00E87571" w:rsidRPr="00E87571">
        <w:rPr>
          <w:rFonts w:eastAsia="Times New Roman"/>
          <w:color w:val="000000"/>
        </w:rPr>
        <w:t xml:space="preserve"> function for random forest regression </w:t>
      </w:r>
      <w:del w:id="27" w:author="Alexander He" w:date="2021-11-06T18:24:00Z">
        <w:r w:rsidR="00E87571" w:rsidRPr="00E87571" w:rsidDel="008610DF">
          <w:rPr>
            <w:rFonts w:eastAsia="Times New Roman"/>
            <w:color w:val="000000"/>
          </w:rPr>
          <w:delText>[28</w:delText>
        </w:r>
      </w:del>
      <w:ins w:id="28" w:author="Alexander He" w:date="2021-11-06T18:24:00Z">
        <w:r w:rsidR="008610DF">
          <w:rPr>
            <w:rFonts w:eastAsia="Times New Roman"/>
            <w:color w:val="000000"/>
          </w:rPr>
          <w:t>[26</w:t>
        </w:r>
      </w:ins>
      <w:r w:rsidR="00E87571" w:rsidRPr="00E87571">
        <w:rPr>
          <w:rFonts w:eastAsia="Times New Roman"/>
          <w:color w:val="000000"/>
        </w:rPr>
        <w:t>]</w:t>
      </w:r>
      <w:proofErr w:type="gramStart"/>
      <w:r w:rsidR="00E87571" w:rsidRPr="00E87571">
        <w:rPr>
          <w:rFonts w:eastAsia="Times New Roman"/>
          <w:color w:val="000000"/>
        </w:rPr>
        <w:t>.  Similar to</w:t>
      </w:r>
      <w:proofErr w:type="gramEnd"/>
      <w:r w:rsidR="00E87571" w:rsidRPr="00E87571">
        <w:rPr>
          <w:rFonts w:eastAsia="Times New Roman"/>
          <w:color w:val="000000"/>
        </w:rPr>
        <w:t xml:space="preserve"> the use of monthly lagged values of climate variables in </w:t>
      </w:r>
      <w:del w:id="29" w:author="Alexander He" w:date="2021-11-06T18:24:00Z">
        <w:r w:rsidR="00E87571" w:rsidRPr="00E87571" w:rsidDel="008610DF">
          <w:rPr>
            <w:rFonts w:eastAsia="Times New Roman"/>
            <w:color w:val="000000"/>
          </w:rPr>
          <w:delText>[29</w:delText>
        </w:r>
      </w:del>
      <w:ins w:id="30" w:author="Alexander He" w:date="2021-11-06T18:24:00Z">
        <w:r w:rsidR="008610DF">
          <w:rPr>
            <w:rFonts w:eastAsia="Times New Roman"/>
            <w:color w:val="000000"/>
          </w:rPr>
          <w:t>[27</w:t>
        </w:r>
      </w:ins>
      <w:r w:rsidR="00E87571" w:rsidRPr="00E87571">
        <w:rPr>
          <w:rFonts w:eastAsia="Times New Roman"/>
          <w:color w:val="000000"/>
        </w:rPr>
        <w:t xml:space="preserve">],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019151BE"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w:t>
      </w:r>
      <w:proofErr w:type="spellStart"/>
      <w:r w:rsidR="004C7E39" w:rsidRPr="004C7E39">
        <w:rPr>
          <w:rFonts w:eastAsia="Times New Roman"/>
          <w:color w:val="000000"/>
        </w:rPr>
        <w:t>SciKit</w:t>
      </w:r>
      <w:proofErr w:type="spellEnd"/>
      <w:r w:rsidR="004C7E39" w:rsidRPr="004C7E39">
        <w:rPr>
          <w:rFonts w:eastAsia="Times New Roman"/>
          <w:color w:val="000000"/>
        </w:rPr>
        <w:t xml:space="preserve"> </w:t>
      </w:r>
      <w:proofErr w:type="spellStart"/>
      <w:r w:rsidR="004C7E39" w:rsidRPr="004C7E39">
        <w:rPr>
          <w:rFonts w:eastAsia="Times New Roman"/>
          <w:color w:val="000000"/>
        </w:rPr>
        <w:t>Learn’s</w:t>
      </w:r>
      <w:proofErr w:type="spellEnd"/>
      <w:r w:rsidR="004C7E39" w:rsidRPr="004C7E39">
        <w:rPr>
          <w:rFonts w:eastAsia="Times New Roman"/>
          <w:color w:val="000000"/>
        </w:rPr>
        <w:t xml:space="preserve"> Recursive Feature Elimination and Cross-Validated selection (RFECV) function </w:t>
      </w:r>
      <w:del w:id="31" w:author="Alexander He" w:date="2021-11-06T18:24:00Z">
        <w:r w:rsidR="004C7E39" w:rsidRPr="004C7E39" w:rsidDel="008610DF">
          <w:rPr>
            <w:rFonts w:eastAsia="Times New Roman"/>
            <w:color w:val="000000"/>
          </w:rPr>
          <w:delText>[30</w:delText>
        </w:r>
      </w:del>
      <w:ins w:id="32" w:author="Alexander He" w:date="2021-11-06T18:24:00Z">
        <w:r w:rsidR="008610DF">
          <w:rPr>
            <w:rFonts w:eastAsia="Times New Roman"/>
            <w:color w:val="000000"/>
          </w:rPr>
          <w:t>[28</w:t>
        </w:r>
      </w:ins>
      <w:r w:rsidR="004C7E39" w:rsidRPr="004C7E39">
        <w:rPr>
          <w:rFonts w:eastAsia="Times New Roman"/>
          <w:color w:val="000000"/>
        </w:rPr>
        <w:t>].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w:t>
      </w:r>
      <w:proofErr w:type="spellStart"/>
      <w:r w:rsidR="00B85D7E" w:rsidRPr="001F0CF1">
        <w:rPr>
          <w:rFonts w:eastAsia="Times New Roman"/>
          <w:color w:val="000000"/>
        </w:rPr>
        <w:t>SciKit</w:t>
      </w:r>
      <w:proofErr w:type="spellEnd"/>
      <w:r w:rsidR="00B85D7E" w:rsidRPr="001F0CF1">
        <w:rPr>
          <w:rFonts w:eastAsia="Times New Roman"/>
          <w:color w:val="000000"/>
        </w:rPr>
        <w:t xml:space="preserve"> </w:t>
      </w:r>
      <w:proofErr w:type="spellStart"/>
      <w:r w:rsidR="00B85D7E" w:rsidRPr="001F0CF1">
        <w:rPr>
          <w:rFonts w:eastAsia="Times New Roman"/>
          <w:color w:val="000000"/>
        </w:rPr>
        <w:t>Learn’s</w:t>
      </w:r>
      <w:proofErr w:type="spellEnd"/>
      <w:r w:rsidR="00B85D7E" w:rsidRPr="001F0CF1">
        <w:rPr>
          <w:rFonts w:eastAsia="Times New Roman"/>
          <w:color w:val="000000"/>
        </w:rPr>
        <w:t xml:space="preserve">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w:t>
      </w:r>
      <w:del w:id="33" w:author="Alexander He" w:date="2021-11-06T18:24:00Z">
        <w:r w:rsidR="009A1929" w:rsidRPr="009A1929" w:rsidDel="008610DF">
          <w:rPr>
            <w:rFonts w:eastAsia="Times New Roman"/>
            <w:color w:val="000000"/>
          </w:rPr>
          <w:delText>[30</w:delText>
        </w:r>
      </w:del>
      <w:ins w:id="34" w:author="Alexander He" w:date="2021-11-06T18:24:00Z">
        <w:r w:rsidR="008610DF">
          <w:rPr>
            <w:rFonts w:eastAsia="Times New Roman"/>
            <w:color w:val="000000"/>
          </w:rPr>
          <w:t>[28</w:t>
        </w:r>
      </w:ins>
      <w:r w:rsidR="009A1929" w:rsidRPr="009A1929">
        <w:rPr>
          <w:rFonts w:eastAsia="Times New Roman"/>
          <w:color w:val="000000"/>
        </w:rPr>
        <w:t>]</w:t>
      </w:r>
      <w:del w:id="35" w:author="Alexander He" w:date="2021-11-06T18:24:00Z">
        <w:r w:rsidR="009A1929" w:rsidRPr="009A1929" w:rsidDel="008610DF">
          <w:rPr>
            <w:rFonts w:eastAsia="Times New Roman"/>
            <w:color w:val="000000"/>
          </w:rPr>
          <w:delText>[31</w:delText>
        </w:r>
      </w:del>
      <w:ins w:id="36" w:author="Alexander He" w:date="2021-11-06T18:24:00Z">
        <w:r w:rsidR="008610DF">
          <w:rPr>
            <w:rFonts w:eastAsia="Times New Roman"/>
            <w:color w:val="000000"/>
          </w:rPr>
          <w:t>[29</w:t>
        </w:r>
      </w:ins>
      <w:r w:rsidR="009A1929" w:rsidRPr="009A1929">
        <w:rPr>
          <w:rFonts w:eastAsia="Times New Roman"/>
          <w:color w:val="000000"/>
        </w:rPr>
        <w:t xml:space="preserve">]. We averaged rankings between each combination of starting features.  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 xml:space="preserve">or the scope of the present study, </w:t>
      </w:r>
      <w:r w:rsidR="00793698" w:rsidRPr="00684365">
        <w:rPr>
          <w:rFonts w:eastAsia="Times New Roman"/>
          <w:color w:val="000000"/>
        </w:rPr>
        <w:lastRenderedPageBreak/>
        <w:t>we deemed this will increase efficiency while minimally affecting feature selection.</w:t>
      </w:r>
    </w:p>
    <w:p w14:paraId="74836F7F" w14:textId="3EF98951"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r w:rsidR="00F80453">
        <w:rPr>
          <w:rFonts w:eastAsia="Times New Roman"/>
          <w:color w:val="000000"/>
        </w:rPr>
        <w:t>‘</w:t>
      </w:r>
      <w:proofErr w:type="spellStart"/>
      <w:r w:rsidR="00F80453" w:rsidRPr="00684365">
        <w:rPr>
          <w:rFonts w:eastAsia="Times New Roman"/>
          <w:color w:val="000000"/>
        </w:rPr>
        <w:t>GridSearchCV</w:t>
      </w:r>
      <w:proofErr w:type="spellEnd"/>
      <w:r w:rsidR="00F80453">
        <w:rPr>
          <w:rFonts w:eastAsia="Times New Roman"/>
          <w:color w:val="000000"/>
        </w:rPr>
        <w:t xml:space="preserve">’ </w:t>
      </w:r>
      <w:r w:rsidR="009A1929" w:rsidRPr="009A1929">
        <w:rPr>
          <w:rFonts w:eastAsia="Times New Roman"/>
          <w:color w:val="000000"/>
        </w:rPr>
        <w:t xml:space="preserve">function </w:t>
      </w:r>
      <w:del w:id="37" w:author="Alexander He" w:date="2021-11-06T18:25:00Z">
        <w:r w:rsidR="009A1929" w:rsidRPr="009A1929" w:rsidDel="008610DF">
          <w:rPr>
            <w:rFonts w:eastAsia="Times New Roman"/>
            <w:color w:val="000000"/>
          </w:rPr>
          <w:delText>[32</w:delText>
        </w:r>
      </w:del>
      <w:ins w:id="38" w:author="Alexander He" w:date="2021-11-06T18:25:00Z">
        <w:r w:rsidR="008610DF">
          <w:rPr>
            <w:rFonts w:eastAsia="Times New Roman"/>
            <w:color w:val="000000"/>
          </w:rPr>
          <w:t>[30</w:t>
        </w:r>
      </w:ins>
      <w:r w:rsidR="009A1929" w:rsidRPr="009A1929">
        <w:rPr>
          <w:rFonts w:eastAsia="Times New Roman"/>
          <w:color w:val="000000"/>
        </w:rPr>
        <w:t xml:space="preserve">], which tests specified combinations of values for hyperparameters. The tuned hyperparameters for random forest regression are listed in Table I and are described in the documentation </w:t>
      </w:r>
      <w:del w:id="39" w:author="Alexander He" w:date="2021-11-06T18:24:00Z">
        <w:r w:rsidR="009A1929" w:rsidRPr="009A1929" w:rsidDel="008610DF">
          <w:rPr>
            <w:rFonts w:eastAsia="Times New Roman"/>
            <w:color w:val="000000"/>
          </w:rPr>
          <w:delText>[28</w:delText>
        </w:r>
      </w:del>
      <w:ins w:id="40" w:author="Alexander He" w:date="2021-11-06T18:24:00Z">
        <w:r w:rsidR="008610DF">
          <w:rPr>
            <w:rFonts w:eastAsia="Times New Roman"/>
            <w:color w:val="000000"/>
          </w:rPr>
          <w:t>[26</w:t>
        </w:r>
      </w:ins>
      <w:r w:rsidR="009A1929" w:rsidRPr="009A1929">
        <w:rPr>
          <w:rFonts w:eastAsia="Times New Roman"/>
          <w:color w:val="000000"/>
        </w:rPr>
        <w:t xml:space="preserve">].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26B9EDF6"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w:t>
      </w:r>
      <w:proofErr w:type="spellStart"/>
      <w:r w:rsidR="000374AD" w:rsidRPr="000374AD">
        <w:rPr>
          <w:rFonts w:eastAsia="Times New Roman"/>
        </w:rPr>
        <w:t>scipy.stats.spearmanr</w:t>
      </w:r>
      <w:proofErr w:type="spellEnd"/>
      <w:r w:rsidR="000374AD" w:rsidRPr="000374AD">
        <w:rPr>
          <w:rFonts w:eastAsia="Times New Roman"/>
        </w:rPr>
        <w:t xml:space="preserve">’ function </w:t>
      </w:r>
      <w:ins w:id="41" w:author="Alexander He" w:date="2021-11-06T18:23:00Z">
        <w:r w:rsidR="008610DF">
          <w:rPr>
            <w:rFonts w:eastAsia="Times New Roman"/>
          </w:rPr>
          <w:t>[16]</w:t>
        </w:r>
      </w:ins>
      <w:del w:id="42" w:author="Alexander He" w:date="2021-11-06T18:25:00Z">
        <w:r w:rsidR="000374AD" w:rsidRPr="000374AD" w:rsidDel="008610DF">
          <w:rPr>
            <w:rFonts w:eastAsia="Times New Roman"/>
          </w:rPr>
          <w:delText>[33</w:delText>
        </w:r>
      </w:del>
      <w:ins w:id="43" w:author="Alexander He" w:date="2021-11-06T18:25:00Z">
        <w:r w:rsidR="008610DF">
          <w:rPr>
            <w:rFonts w:eastAsia="Times New Roman"/>
          </w:rPr>
          <w:t>[31</w:t>
        </w:r>
      </w:ins>
      <w:r w:rsidR="000374AD" w:rsidRPr="000374AD">
        <w:rPr>
          <w:rFonts w:eastAsia="Times New Roman"/>
        </w:rPr>
        <w:t>]</w:t>
      </w:r>
      <w:del w:id="44" w:author="Alexander He" w:date="2021-11-06T18:19:00Z">
        <w:r w:rsidR="000374AD" w:rsidRPr="000374AD" w:rsidDel="00F131C6">
          <w:rPr>
            <w:rFonts w:eastAsia="Times New Roman"/>
          </w:rPr>
          <w:delText>[18]</w:delText>
        </w:r>
      </w:del>
      <w:r w:rsidR="000374AD" w:rsidRPr="000374AD">
        <w:rPr>
          <w:rFonts w:eastAsia="Times New Roman"/>
        </w:rPr>
        <w:t xml:space="preserve">.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del w:id="45" w:author="Alexander He" w:date="2021-11-06T18:32:00Z">
        <w:r w:rsidR="00200B0E" w:rsidRPr="00684365" w:rsidDel="00295C44">
          <w:rPr>
            <w:rFonts w:eastAsia="Times New Roman"/>
            <w:color w:val="000000"/>
          </w:rPr>
          <w:delText>Fig. 9</w:delText>
        </w:r>
      </w:del>
      <w:ins w:id="46" w:author="Alexander He" w:date="2021-11-06T18:32:00Z">
        <w:r w:rsidR="00295C44">
          <w:rPr>
            <w:rFonts w:eastAsia="Times New Roman"/>
            <w:color w:val="000000"/>
          </w:rPr>
          <w:t>Fig. 6</w:t>
        </w:r>
      </w:ins>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del w:id="47" w:author="Alexander He" w:date="2021-11-06T18:25:00Z">
        <w:r w:rsidR="000374AD" w:rsidRPr="000374AD" w:rsidDel="008610DF">
          <w:rPr>
            <w:rFonts w:eastAsia="Times New Roman"/>
            <w:color w:val="000000"/>
          </w:rPr>
          <w:delText>[34</w:delText>
        </w:r>
      </w:del>
      <w:ins w:id="48" w:author="Alexander He" w:date="2021-11-06T18:25:00Z">
        <w:r w:rsidR="008610DF">
          <w:rPr>
            <w:rFonts w:eastAsia="Times New Roman"/>
            <w:color w:val="000000"/>
          </w:rPr>
          <w:t>[32</w:t>
        </w:r>
      </w:ins>
      <w:r w:rsidR="000374AD" w:rsidRPr="000374AD">
        <w:rPr>
          <w:rFonts w:eastAsia="Times New Roman"/>
          <w:color w:val="000000"/>
        </w:rPr>
        <w:t>].</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60140DEC"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 xml:space="preserve">GFED layers, </w:t>
      </w:r>
      <w:del w:id="49" w:author="Alexander He" w:date="2021-10-29T02:44:00Z">
        <w:r w:rsidRPr="001F0CF1" w:rsidDel="00A57D90">
          <w:rPr>
            <w:rFonts w:eastAsia="Times New Roman"/>
            <w:color w:val="000000"/>
          </w:rPr>
          <w:delText xml:space="preserve">AQI, </w:delText>
        </w:r>
      </w:del>
      <w:r w:rsidRPr="001F0CF1">
        <w:rPr>
          <w:rFonts w:eastAsia="Times New Roman"/>
          <w:color w:val="000000"/>
        </w:rPr>
        <w:t>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r w:rsidR="002E6698" w:rsidRPr="002E6698">
        <w:rPr>
          <w:rFonts w:eastAsia="Times New Roman"/>
          <w:color w:val="000000"/>
        </w:rPr>
        <w:t>months_from_start</w:t>
      </w:r>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(temp_F)</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D3C6F09">
            <wp:extent cx="2889504" cy="2306007"/>
            <wp:effectExtent l="0" t="0" r="6350"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9504" cy="2306007"/>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0A200197">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lastRenderedPageBreak/>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58FDD88F"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w:t>
      </w:r>
      <w:proofErr w:type="spellStart"/>
      <w:r w:rsidR="00C811D3">
        <w:rPr>
          <w:rFonts w:eastAsia="Times New Roman"/>
          <w:color w:val="000000"/>
        </w:rPr>
        <w:t>temp_F</w:t>
      </w:r>
      <w:proofErr w:type="spellEnd"/>
      <w:r w:rsidR="00C811D3">
        <w:rPr>
          <w:rFonts w:eastAsia="Times New Roman"/>
          <w:color w:val="000000"/>
        </w:rPr>
        <w:t>)</w:t>
      </w:r>
      <w:r w:rsidRPr="00684365">
        <w:rPr>
          <w:rFonts w:eastAsia="Times New Roman"/>
          <w:color w:val="000000"/>
        </w:rPr>
        <w:t xml:space="preserve"> (</w:t>
      </w:r>
      <w:del w:id="50" w:author="Alexander He" w:date="2021-11-06T18:32:00Z">
        <w:r w:rsidRPr="00684365" w:rsidDel="00295C44">
          <w:rPr>
            <w:rFonts w:eastAsia="Times New Roman"/>
            <w:color w:val="000000"/>
          </w:rPr>
          <w:delText>Fig. 9</w:delText>
        </w:r>
      </w:del>
      <w:ins w:id="51" w:author="Alexander He" w:date="2021-11-06T18:32:00Z">
        <w:r w:rsidR="00295C44">
          <w:rPr>
            <w:rFonts w:eastAsia="Times New Roman"/>
            <w:color w:val="000000"/>
          </w:rPr>
          <w:t>Fig. 6</w:t>
        </w:r>
      </w:ins>
      <w:r w:rsidRPr="00684365">
        <w:rPr>
          <w:rFonts w:eastAsia="Times New Roman"/>
          <w:color w:val="000000"/>
        </w:rPr>
        <w:t xml:space="preserve">).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w:t>
      </w:r>
      <w:del w:id="52" w:author="Alexander He" w:date="2021-11-06T18:32:00Z">
        <w:r w:rsidRPr="00684365" w:rsidDel="00295C44">
          <w:rPr>
            <w:rFonts w:eastAsia="Times New Roman"/>
            <w:color w:val="000000"/>
          </w:rPr>
          <w:delText>Fig. 9</w:delText>
        </w:r>
      </w:del>
      <w:ins w:id="53" w:author="Alexander He" w:date="2021-11-06T18:32:00Z">
        <w:r w:rsidR="00295C44">
          <w:rPr>
            <w:rFonts w:eastAsia="Times New Roman"/>
            <w:color w:val="000000"/>
          </w:rPr>
          <w:t>Fig. 6</w:t>
        </w:r>
      </w:ins>
      <w:r w:rsidRPr="00684365">
        <w:rPr>
          <w:rFonts w:eastAsia="Times New Roman"/>
          <w:color w:val="000000"/>
        </w:rPr>
        <w:t>).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Del="00744E9D" w:rsidRDefault="00A53251" w:rsidP="006A10CD">
      <w:pPr>
        <w:pBdr>
          <w:top w:val="nil"/>
          <w:left w:val="nil"/>
          <w:bottom w:val="nil"/>
          <w:right w:val="nil"/>
          <w:between w:val="nil"/>
        </w:pBdr>
        <w:spacing w:after="120" w:line="228" w:lineRule="auto"/>
        <w:ind w:firstLine="288"/>
        <w:jc w:val="both"/>
        <w:rPr>
          <w:del w:id="54" w:author="Alexander He" w:date="2021-10-29T03:05:00Z"/>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proofErr w:type="spellStart"/>
      <w:r w:rsidR="00E46E31" w:rsidRPr="00684365">
        <w:rPr>
          <w:rFonts w:eastAsia="Times New Roman"/>
          <w:color w:val="000000"/>
        </w:rPr>
        <w:t>max_samples</w:t>
      </w:r>
      <w:proofErr w:type="spellEnd"/>
      <w:r w:rsidR="00E46E31" w:rsidRPr="00684365">
        <w:rPr>
          <w:rFonts w:eastAsia="Times New Roman"/>
          <w:color w:val="000000"/>
        </w:rPr>
        <w:t xml:space="preserve">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3BD09A3D" w:rsidR="004D68D0" w:rsidRPr="00684365" w:rsidDel="00744E9D" w:rsidRDefault="006A10CD">
      <w:pPr>
        <w:pBdr>
          <w:top w:val="nil"/>
          <w:left w:val="nil"/>
          <w:bottom w:val="nil"/>
          <w:right w:val="nil"/>
          <w:between w:val="nil"/>
        </w:pBdr>
        <w:spacing w:after="120" w:line="228" w:lineRule="auto"/>
        <w:jc w:val="both"/>
        <w:rPr>
          <w:del w:id="55" w:author="Alexander He" w:date="2021-10-29T03:05:00Z"/>
          <w:rFonts w:eastAsia="Times New Roman"/>
          <w:color w:val="000000"/>
        </w:rPr>
        <w:pPrChange w:id="56" w:author="Alexander He" w:date="2021-10-29T03:05:00Z">
          <w:pPr>
            <w:pBdr>
              <w:top w:val="nil"/>
              <w:left w:val="nil"/>
              <w:bottom w:val="nil"/>
              <w:right w:val="nil"/>
              <w:between w:val="nil"/>
            </w:pBdr>
            <w:spacing w:after="120" w:line="228" w:lineRule="auto"/>
            <w:ind w:firstLine="288"/>
            <w:jc w:val="both"/>
          </w:pPr>
        </w:pPrChange>
      </w:pPr>
      <w:del w:id="57" w:author="Alexander He" w:date="2021-10-29T03:05:00Z">
        <w:r w:rsidRPr="00684365" w:rsidDel="00744E9D">
          <w:delText>Increasing</w:delText>
        </w:r>
        <w:r w:rsidR="005D6119" w:rsidDel="00744E9D">
          <w:delText xml:space="preserve"> the</w:delText>
        </w:r>
        <w:r w:rsidRPr="00684365" w:rsidDel="00744E9D">
          <w:rPr>
            <w:rFonts w:eastAsia="Times New Roman"/>
            <w:color w:val="000000"/>
          </w:rPr>
          <w:delText xml:space="preserve"> number of estimators</w:delText>
        </w:r>
        <w:r w:rsidR="008E6B37" w:rsidDel="00744E9D">
          <w:rPr>
            <w:rFonts w:eastAsia="Times New Roman"/>
            <w:color w:val="000000"/>
          </w:rPr>
          <w:delText xml:space="preserve"> (n_estimators)</w:delText>
        </w:r>
        <w:r w:rsidRPr="00684365" w:rsidDel="00744E9D">
          <w:rPr>
            <w:rFonts w:eastAsia="Times New Roman"/>
            <w:color w:val="000000"/>
          </w:rPr>
          <w:delText xml:space="preserve"> </w:delText>
        </w:r>
        <w:r w:rsidR="00816698" w:rsidDel="00744E9D">
          <w:rPr>
            <w:rFonts w:eastAsia="Times New Roman"/>
            <w:color w:val="000000"/>
          </w:rPr>
          <w:delText xml:space="preserve">only </w:delText>
        </w:r>
        <w:r w:rsidRPr="00684365" w:rsidDel="00744E9D">
          <w:rPr>
            <w:rFonts w:eastAsia="Times New Roman"/>
            <w:color w:val="000000"/>
          </w:rPr>
          <w:delText>increase</w:delText>
        </w:r>
        <w:r w:rsidR="00833686" w:rsidRPr="00684365" w:rsidDel="00744E9D">
          <w:rPr>
            <w:rFonts w:eastAsia="Times New Roman"/>
            <w:color w:val="000000"/>
          </w:rPr>
          <w:delText>d</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with diminishing returns</w:delText>
        </w:r>
        <w:r w:rsidR="001203E1" w:rsidRPr="00684365" w:rsidDel="00744E9D">
          <w:rPr>
            <w:rFonts w:eastAsia="Times New Roman"/>
            <w:color w:val="000000"/>
          </w:rPr>
          <w:delText xml:space="preserve"> (Fig. </w:delText>
        </w:r>
        <w:r w:rsidR="00200B0E" w:rsidRPr="00684365" w:rsidDel="00744E9D">
          <w:rPr>
            <w:rFonts w:eastAsia="Times New Roman"/>
            <w:color w:val="000000"/>
          </w:rPr>
          <w:delText>4</w:delText>
        </w:r>
        <w:r w:rsidR="001203E1" w:rsidRPr="00684365" w:rsidDel="00744E9D">
          <w:rPr>
            <w:rFonts w:eastAsia="Times New Roman"/>
            <w:color w:val="000000"/>
          </w:rPr>
          <w:delText>)</w:delText>
        </w:r>
        <w:r w:rsidR="00547B13" w:rsidRPr="00684365" w:rsidDel="00744E9D">
          <w:rPr>
            <w:rFonts w:eastAsia="Times New Roman"/>
            <w:color w:val="000000"/>
          </w:rPr>
          <w:delText xml:space="preserve"> and increas</w:delText>
        </w:r>
        <w:r w:rsidR="00046885" w:rsidRPr="00684365" w:rsidDel="00744E9D">
          <w:rPr>
            <w:rFonts w:eastAsia="Times New Roman"/>
            <w:color w:val="000000"/>
          </w:rPr>
          <w:delText>ed</w:delText>
        </w:r>
        <w:r w:rsidR="00547B13" w:rsidRPr="00684365" w:rsidDel="00744E9D">
          <w:rPr>
            <w:rFonts w:eastAsia="Times New Roman"/>
            <w:color w:val="000000"/>
          </w:rPr>
          <w:delText xml:space="preserve"> runtime</w:delText>
        </w:r>
        <w:r w:rsidR="00915CBF" w:rsidDel="00744E9D">
          <w:rPr>
            <w:rFonts w:eastAsia="Times New Roman"/>
            <w:color w:val="000000"/>
          </w:rPr>
          <w:delText>.</w:delText>
        </w:r>
        <w:r w:rsidR="00547B13" w:rsidRPr="00684365" w:rsidDel="00744E9D">
          <w:rPr>
            <w:rFonts w:eastAsia="Times New Roman"/>
            <w:color w:val="000000"/>
          </w:rPr>
          <w:delText xml:space="preserve"> </w:delText>
        </w:r>
        <w:r w:rsidR="00F31850" w:rsidDel="00744E9D">
          <w:rPr>
            <w:rFonts w:eastAsia="Times New Roman"/>
            <w:color w:val="000000"/>
          </w:rPr>
          <w:delText>W</w:delText>
        </w:r>
        <w:r w:rsidR="00547B13" w:rsidRPr="00684365" w:rsidDel="00744E9D">
          <w:rPr>
            <w:rFonts w:eastAsia="Times New Roman"/>
            <w:color w:val="000000"/>
          </w:rPr>
          <w:delText>e determined 140 estimators to be sufficient</w:delText>
        </w:r>
        <w:r w:rsidRPr="00684365" w:rsidDel="00744E9D">
          <w:rPr>
            <w:rFonts w:eastAsia="Times New Roman"/>
            <w:color w:val="000000"/>
          </w:rPr>
          <w:delText>.</w:delText>
        </w:r>
      </w:del>
    </w:p>
    <w:p w14:paraId="53CBB767" w14:textId="4B8F44DA" w:rsidR="00BD30D2" w:rsidRPr="00684365" w:rsidDel="00744E9D" w:rsidRDefault="00C80D36">
      <w:pPr>
        <w:pBdr>
          <w:top w:val="nil"/>
          <w:left w:val="nil"/>
          <w:bottom w:val="nil"/>
          <w:right w:val="nil"/>
          <w:between w:val="nil"/>
        </w:pBdr>
        <w:spacing w:after="120" w:line="228" w:lineRule="auto"/>
        <w:jc w:val="both"/>
        <w:rPr>
          <w:del w:id="58" w:author="Alexander He" w:date="2021-10-29T03:05:00Z"/>
        </w:rPr>
        <w:pPrChange w:id="59" w:author="Alexander He" w:date="2021-10-29T03:05:00Z">
          <w:pPr>
            <w:pBdr>
              <w:top w:val="nil"/>
              <w:left w:val="nil"/>
              <w:bottom w:val="nil"/>
              <w:right w:val="nil"/>
              <w:between w:val="nil"/>
            </w:pBdr>
            <w:spacing w:after="120" w:line="228" w:lineRule="auto"/>
            <w:ind w:firstLine="288"/>
            <w:jc w:val="both"/>
          </w:pPr>
        </w:pPrChange>
      </w:pPr>
      <w:del w:id="60" w:author="Alexander He" w:date="2021-10-29T03:05:00Z">
        <w:r w:rsidRPr="00684365" w:rsidDel="00744E9D">
          <w:delText xml:space="preserve">Increasing </w:delText>
        </w:r>
        <w:r w:rsidR="007C20EC" w:rsidRPr="00684365" w:rsidDel="00744E9D">
          <w:delText>min_impurity_decrease</w:delText>
        </w:r>
        <w:r w:rsidRPr="00684365" w:rsidDel="00744E9D">
          <w:rPr>
            <w:rFonts w:eastAsia="Times New Roman"/>
            <w:color w:val="000000"/>
          </w:rPr>
          <w:delText xml:space="preserve"> generally decrease</w:delText>
        </w:r>
        <w:r w:rsidR="00BD30D2" w:rsidRPr="00684365" w:rsidDel="00744E9D">
          <w:rPr>
            <w:rFonts w:eastAsia="Times New Roman"/>
            <w:color w:val="000000"/>
          </w:rPr>
          <w:delText>s</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00CB0AAF" w:rsidRPr="00684365" w:rsidDel="00744E9D">
          <w:rPr>
            <w:rFonts w:eastAsia="Times New Roman"/>
            <w:color w:val="000000"/>
          </w:rPr>
          <w:delText xml:space="preserve">. However, </w:delText>
        </w:r>
        <w:r w:rsidR="00BD30D2" w:rsidRPr="00684365" w:rsidDel="00744E9D">
          <w:rPr>
            <w:rFonts w:eastAsia="Times New Roman"/>
            <w:color w:val="000000"/>
          </w:rPr>
          <w:delText>there is significant noise</w:delText>
        </w:r>
        <w:r w:rsidR="00422AA0" w:rsidRPr="00684365" w:rsidDel="00744E9D">
          <w:rPr>
            <w:rFonts w:eastAsia="Times New Roman"/>
            <w:color w:val="000000"/>
          </w:rPr>
          <w:delText xml:space="preserve"> when </w:delText>
        </w:r>
        <w:r w:rsidR="00315406" w:rsidRPr="00684365" w:rsidDel="00744E9D">
          <w:rPr>
            <w:rFonts w:eastAsia="Times New Roman"/>
            <w:color w:val="000000"/>
          </w:rPr>
          <w:delText xml:space="preserve">testing values </w:delText>
        </w:r>
        <w:r w:rsidR="005001B2" w:rsidRPr="00684365" w:rsidDel="00744E9D">
          <w:delText>below</w:delText>
        </w:r>
        <w:r w:rsidR="002A2DF9" w:rsidDel="00744E9D">
          <w:delText xml:space="preserve"> 5.0E-7</w:delText>
        </w:r>
        <w:r w:rsidR="005001B2" w:rsidRPr="00684365" w:rsidDel="00744E9D">
          <w:rPr>
            <w:rFonts w:eastAsia="Times New Roman"/>
            <w:color w:val="000000"/>
          </w:rPr>
          <w:delText xml:space="preserve"> intervals</w:delText>
        </w:r>
        <w:r w:rsidR="00422AA0" w:rsidRPr="00684365" w:rsidDel="00744E9D">
          <w:rPr>
            <w:rFonts w:eastAsia="Times New Roman"/>
            <w:color w:val="000000"/>
          </w:rPr>
          <w:delText xml:space="preserve"> (Fig. </w:delText>
        </w:r>
        <w:r w:rsidR="00200B0E" w:rsidRPr="00684365" w:rsidDel="00744E9D">
          <w:rPr>
            <w:rFonts w:eastAsia="Times New Roman"/>
            <w:color w:val="000000"/>
          </w:rPr>
          <w:delText>5</w:delText>
        </w:r>
        <w:r w:rsidR="00422AA0" w:rsidRPr="00684365" w:rsidDel="00744E9D">
          <w:rPr>
            <w:rFonts w:eastAsia="Times New Roman"/>
            <w:color w:val="000000"/>
          </w:rPr>
          <w:delText>)</w:delText>
        </w:r>
        <w:r w:rsidRPr="00684365" w:rsidDel="00744E9D">
          <w:rPr>
            <w:rFonts w:eastAsia="Times New Roman"/>
            <w:color w:val="000000"/>
          </w:rPr>
          <w:delText xml:space="preserve">. </w:delText>
        </w:r>
        <w:r w:rsidR="00BD30D2" w:rsidRPr="00684365" w:rsidDel="00744E9D">
          <w:delText xml:space="preserve">This noise </w:delText>
        </w:r>
        <w:r w:rsidR="00422AA0" w:rsidRPr="00684365" w:rsidDel="00744E9D">
          <w:delText>poses</w:delText>
        </w:r>
        <w:r w:rsidR="00BD30D2" w:rsidRPr="00684365" w:rsidDel="00744E9D">
          <w:delText xml:space="preserve"> difficulty when selecting an optimal value,</w:delText>
        </w:r>
        <w:r w:rsidR="00C023CF" w:rsidRPr="00684365" w:rsidDel="00744E9D">
          <w:delText xml:space="preserve"> though</w:delText>
        </w:r>
        <w:r w:rsidR="004D68D0" w:rsidRPr="00684365" w:rsidDel="00744E9D">
          <w:delText xml:space="preserve"> for our model,</w:delText>
        </w:r>
        <w:r w:rsidR="00C023CF" w:rsidRPr="00684365" w:rsidDel="00744E9D">
          <w:delText xml:space="preserve"> simply</w:delText>
        </w:r>
        <w:r w:rsidR="00BD30D2" w:rsidRPr="00684365" w:rsidDel="00744E9D">
          <w:delText xml:space="preserve"> </w:delText>
        </w:r>
        <w:r w:rsidR="00C023CF" w:rsidRPr="00684365" w:rsidDel="00744E9D">
          <w:delText>using zero</w:delText>
        </w:r>
        <w:r w:rsidR="004D68D0" w:rsidRPr="00684365" w:rsidDel="00744E9D">
          <w:delText xml:space="preserve"> </w:delText>
        </w:r>
        <w:r w:rsidR="00D34619" w:rsidRPr="00684365" w:rsidDel="00744E9D">
          <w:delText>was near-optimal</w:delText>
        </w:r>
        <w:r w:rsidR="004D68D0" w:rsidRPr="00684365" w:rsidDel="00744E9D">
          <w:delText>.</w:delText>
        </w:r>
        <w:r w:rsidR="000206C5" w:rsidRPr="00684365" w:rsidDel="00744E9D">
          <w:delText xml:space="preserve"> Thus, we tuned the </w:delText>
        </w:r>
        <w:r w:rsidR="00AA462B" w:rsidRPr="00684365" w:rsidDel="00744E9D">
          <w:delText>remaining</w:delText>
        </w:r>
        <w:r w:rsidR="000206C5" w:rsidRPr="00684365" w:rsidDel="00744E9D">
          <w:delText xml:space="preserve"> </w:delText>
        </w:r>
        <w:r w:rsidR="00D34619" w:rsidRPr="00684365" w:rsidDel="00744E9D">
          <w:rPr>
            <w:rFonts w:eastAsia="Times New Roman"/>
            <w:color w:val="000000"/>
          </w:rPr>
          <w:delText>hyper</w:delText>
        </w:r>
        <w:r w:rsidR="000206C5" w:rsidRPr="00684365" w:rsidDel="00744E9D">
          <w:delText>parameters with min_impurity_decrease set to zero, then tuned min_impurity_decrease afterward.</w:delText>
        </w:r>
      </w:del>
    </w:p>
    <w:p w14:paraId="2E89E30B" w14:textId="38A1F317" w:rsidR="002519E3" w:rsidRPr="007265F4" w:rsidDel="00A57D90" w:rsidRDefault="002519E3">
      <w:pPr>
        <w:pBdr>
          <w:top w:val="nil"/>
          <w:left w:val="nil"/>
          <w:bottom w:val="nil"/>
          <w:right w:val="nil"/>
          <w:between w:val="nil"/>
        </w:pBdr>
        <w:spacing w:after="120" w:line="228" w:lineRule="auto"/>
        <w:jc w:val="both"/>
        <w:rPr>
          <w:del w:id="61" w:author="Alexander He" w:date="2021-10-29T02:53:00Z"/>
          <w:rFonts w:eastAsia="Times New Roman"/>
          <w:color w:val="000000"/>
        </w:rPr>
        <w:pPrChange w:id="62" w:author="Alexander He" w:date="2021-10-29T03:05:00Z">
          <w:pPr>
            <w:pBdr>
              <w:top w:val="nil"/>
              <w:left w:val="nil"/>
              <w:bottom w:val="nil"/>
              <w:right w:val="nil"/>
              <w:between w:val="nil"/>
            </w:pBdr>
            <w:spacing w:after="120" w:line="228" w:lineRule="auto"/>
            <w:ind w:firstLine="288"/>
            <w:jc w:val="both"/>
          </w:pPr>
        </w:pPrChange>
      </w:pPr>
      <w:del w:id="63" w:author="Alexander He" w:date="2021-10-29T03:05:00Z">
        <w:r w:rsidRPr="00684365" w:rsidDel="00744E9D">
          <w:rPr>
            <w:rFonts w:eastAsia="Times New Roman"/>
            <w:color w:val="000000"/>
          </w:rPr>
          <w:delText xml:space="preserve">Tuning the remaining hyperparameters displayed the effects of “smoothing” the model and controlling overfitting, as reflected by the maximums observed for </w:delText>
        </w:r>
        <w:r w:rsidR="00C95EC7" w:rsidDel="00744E9D">
          <w:rPr>
            <w:rFonts w:eastAsia="Times New Roman"/>
            <w:color w:val="000000"/>
          </w:rPr>
          <w:delText>cross-validation</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(Fig. 6). However, the improvement in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is small for some hyperparameters and significant for others,</w:delText>
        </w:r>
        <w:r w:rsidDel="00744E9D">
          <w:rPr>
            <w:rFonts w:eastAsia="Times New Roman"/>
            <w:color w:val="000000"/>
          </w:rPr>
          <w:delText xml:space="preserve"> with max_samples </w:delText>
        </w:r>
        <w:r w:rsidR="00020913" w:rsidDel="00744E9D">
          <w:rPr>
            <w:rFonts w:eastAsia="Times New Roman"/>
            <w:color w:val="000000"/>
          </w:rPr>
          <w:delText>providing</w:delText>
        </w:r>
        <w:r w:rsidDel="00744E9D">
          <w:rPr>
            <w:rFonts w:eastAsia="Times New Roman"/>
            <w:color w:val="000000"/>
          </w:rPr>
          <w:delText xml:space="preserve"> the </w:delText>
        </w:r>
        <w:r w:rsidR="00BF6120" w:rsidDel="00744E9D">
          <w:rPr>
            <w:rFonts w:eastAsia="Times New Roman"/>
            <w:color w:val="000000"/>
          </w:rPr>
          <w:delText>largest</w:delText>
        </w:r>
        <w:r w:rsidDel="00744E9D">
          <w:rPr>
            <w:rFonts w:eastAsia="Times New Roman"/>
            <w:color w:val="000000"/>
          </w:rPr>
          <w:delText xml:space="preserve"> improvement.</w:delText>
        </w:r>
      </w:del>
    </w:p>
    <w:p w14:paraId="74FF7C10" w14:textId="6FF6F061" w:rsidR="006211E6" w:rsidRDefault="007D7B01">
      <w:pPr>
        <w:pBdr>
          <w:top w:val="nil"/>
          <w:left w:val="nil"/>
          <w:bottom w:val="nil"/>
          <w:right w:val="nil"/>
          <w:between w:val="nil"/>
        </w:pBdr>
        <w:spacing w:after="120" w:line="228" w:lineRule="auto"/>
        <w:ind w:firstLine="288"/>
        <w:jc w:val="both"/>
        <w:rPr>
          <w:rFonts w:eastAsia="Times New Roman"/>
          <w:color w:val="000000"/>
        </w:rPr>
        <w:pPrChange w:id="64" w:author="Alexander He" w:date="2021-10-29T03:05:00Z">
          <w:pPr>
            <w:pBdr>
              <w:top w:val="nil"/>
              <w:left w:val="nil"/>
              <w:bottom w:val="nil"/>
              <w:right w:val="nil"/>
              <w:between w:val="nil"/>
            </w:pBdr>
            <w:spacing w:after="120" w:line="228" w:lineRule="auto"/>
            <w:jc w:val="both"/>
          </w:pPr>
        </w:pPrChange>
      </w:pPr>
      <w:del w:id="65" w:author="Alexander He" w:date="2021-10-29T02:48:00Z">
        <w:r w:rsidDel="00A57D90">
          <w:rPr>
            <w:rFonts w:eastAsia="Times New Roman"/>
            <w:noProof/>
            <w:color w:val="000000"/>
          </w:rPr>
          <w:drawing>
            <wp:inline distT="0" distB="0" distL="0" distR="0" wp14:anchorId="34860C7D" wp14:editId="6F70BDB5">
              <wp:extent cx="3081655" cy="2338070"/>
              <wp:effectExtent l="0" t="0" r="4445"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338070"/>
                      </a:xfrm>
                      <a:prstGeom prst="rect">
                        <a:avLst/>
                      </a:prstGeom>
                    </pic:spPr>
                  </pic:pic>
                </a:graphicData>
              </a:graphic>
            </wp:inline>
          </w:drawing>
        </w:r>
      </w:del>
    </w:p>
    <w:p w14:paraId="1C0565DC" w14:textId="40143F9C" w:rsidR="00052AA5" w:rsidRPr="00BA591E" w:rsidDel="00A57D90" w:rsidRDefault="00684365" w:rsidP="00052AA5">
      <w:pPr>
        <w:pStyle w:val="figurecaption"/>
        <w:rPr>
          <w:del w:id="66" w:author="Alexander He" w:date="2021-10-29T02:53:00Z"/>
        </w:rPr>
      </w:pPr>
      <w:del w:id="67"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1B41C5" w:rsidRPr="00684365" w:rsidDel="00A57D90">
          <w:delText xml:space="preserve"> </w:delText>
        </w:r>
        <w:r w:rsidR="006211E6" w:rsidRPr="00684365" w:rsidDel="00A57D90">
          <w:delText>by max_samples.</w:delText>
        </w:r>
        <w:r w:rsidR="00052AA5" w:rsidRPr="00684365" w:rsidDel="00A57D90">
          <w:delText xml:space="preserve"> The other hyperparameters are each at their optimal</w:delText>
        </w:r>
        <w:r w:rsidR="00052AA5" w:rsidDel="00A57D90">
          <w:delText xml:space="preserve"> tested value (except</w:delText>
        </w:r>
        <w:r w:rsidR="00F43DAE" w:rsidDel="00A57D90">
          <w:delText xml:space="preserve"> for</w:delText>
        </w:r>
        <w:r w:rsidR="00052AA5" w:rsidDel="00A57D90">
          <w:delText xml:space="preserve"> </w:delText>
        </w:r>
        <w:r w:rsidR="00052AA5" w:rsidRPr="00C90566" w:rsidDel="00A57D90">
          <w:delText>min_impurity_decrease</w:delText>
        </w:r>
        <w:r w:rsidR="00052AA5" w:rsidDel="00A57D90">
          <w:delText xml:space="preserve"> = 0).</w:delText>
        </w:r>
        <w:r w:rsidR="00972C39" w:rsidDel="00A57D90">
          <w:delText xml:space="preserve"> “Optimal Hyperparameters” refers to the</w:delText>
        </w:r>
        <w:r w:rsidR="00644F09" w:rsidDel="00A57D90">
          <w:delText xml:space="preserve"> hyperparameters achieving the highest </w:delText>
        </w:r>
        <w:r w:rsidR="00644F09" w:rsidDel="00A57D90">
          <w:rPr>
            <w:rFonts w:eastAsia="Times New Roman"/>
            <w:color w:val="000000"/>
          </w:rPr>
          <w:delText>R</w:delText>
        </w:r>
        <w:r w:rsidR="00644F09" w:rsidDel="00A57D90">
          <w:rPr>
            <w:rFonts w:eastAsia="Times New Roman"/>
            <w:color w:val="000000"/>
            <w:vertAlign w:val="superscript"/>
          </w:rPr>
          <w:delText>2</w:delText>
        </w:r>
        <w:r w:rsidR="00364AF7" w:rsidDel="00A57D90">
          <w:delText xml:space="preserve"> for </w:delText>
        </w:r>
        <w:r w:rsidR="00735D1D" w:rsidDel="00A57D90">
          <w:delText>test dataset prediction</w:delText>
        </w:r>
        <w:r w:rsidR="00364AF7" w:rsidDel="00A57D90">
          <w:delText>.</w:delText>
        </w:r>
      </w:del>
    </w:p>
    <w:p w14:paraId="304DC2F6" w14:textId="63D910D9" w:rsidR="00200B0E" w:rsidRPr="00A57D90" w:rsidDel="00295C44" w:rsidRDefault="008631B2">
      <w:pPr>
        <w:pStyle w:val="figurecaption"/>
        <w:rPr>
          <w:del w:id="68" w:author="Alexander He" w:date="2021-11-06T18:31:00Z"/>
          <w:rFonts w:eastAsia="Times New Roman"/>
          <w:color w:val="000000"/>
          <w:rPrChange w:id="69" w:author="Alexander He" w:date="2021-10-29T02:53:00Z">
            <w:rPr>
              <w:del w:id="70" w:author="Alexander He" w:date="2021-11-06T18:31:00Z"/>
            </w:rPr>
          </w:rPrChange>
        </w:rPr>
        <w:pPrChange w:id="71" w:author="Alexander He" w:date="2021-10-29T02:53:00Z">
          <w:pPr>
            <w:pBdr>
              <w:top w:val="nil"/>
              <w:left w:val="nil"/>
              <w:bottom w:val="nil"/>
              <w:right w:val="nil"/>
              <w:between w:val="nil"/>
            </w:pBdr>
            <w:spacing w:after="120" w:line="228" w:lineRule="auto"/>
            <w:jc w:val="both"/>
          </w:pPr>
        </w:pPrChange>
      </w:pPr>
      <w:del w:id="72" w:author="Alexander He" w:date="2021-10-29T02:48:00Z">
        <w:r w:rsidDel="00A57D90">
          <w:drawing>
            <wp:inline distT="0" distB="0" distL="0" distR="0" wp14:anchorId="4C4B6664" wp14:editId="2C3B2771">
              <wp:extent cx="3081655" cy="2570480"/>
              <wp:effectExtent l="0" t="0" r="4445"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1655" cy="2570480"/>
                      </a:xfrm>
                      <a:prstGeom prst="rect">
                        <a:avLst/>
                      </a:prstGeom>
                    </pic:spPr>
                  </pic:pic>
                </a:graphicData>
              </a:graphic>
            </wp:inline>
          </w:drawing>
        </w:r>
      </w:del>
    </w:p>
    <w:p w14:paraId="6D51D205" w14:textId="4D578835" w:rsidR="002C4C93" w:rsidRPr="00684365" w:rsidDel="00295C44" w:rsidRDefault="00684365" w:rsidP="002C4C93">
      <w:pPr>
        <w:pStyle w:val="figurecaption"/>
        <w:rPr>
          <w:del w:id="73" w:author="Alexander He" w:date="2021-11-06T18:31:00Z"/>
        </w:rPr>
      </w:pPr>
      <w:del w:id="74"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200B0E" w:rsidRPr="00684365" w:rsidDel="00A57D90">
          <w:delText xml:space="preserve"> by </w:delText>
        </w:r>
        <w:r w:rsidR="00DB2487" w:rsidRPr="00684365" w:rsidDel="00A57D90">
          <w:delText xml:space="preserve">tested values for </w:delText>
        </w:r>
        <w:r w:rsidR="00200B0E" w:rsidRPr="00684365" w:rsidDel="00A57D90">
          <w:delText>min_impurity_decrease</w:delText>
        </w:r>
        <w:r w:rsidR="00ED3447" w:rsidRPr="00684365" w:rsidDel="00A57D90">
          <w:delText>.</w:delText>
        </w:r>
        <w:r w:rsidR="00DB2487" w:rsidRPr="00684365" w:rsidDel="00A57D90">
          <w:delText xml:space="preserve"> </w:delText>
        </w:r>
        <w:r w:rsidR="00ED3447" w:rsidRPr="00684365" w:rsidDel="00A57D90">
          <w:delText xml:space="preserve">We tuned the other </w:delText>
        </w:r>
        <w:r w:rsidR="00ED3447" w:rsidRPr="00684365" w:rsidDel="00A57D90">
          <w:rPr>
            <w:rFonts w:eastAsia="Times New Roman"/>
            <w:color w:val="000000"/>
          </w:rPr>
          <w:delText>hyper</w:delText>
        </w:r>
        <w:r w:rsidR="00ED3447" w:rsidRPr="00684365" w:rsidDel="00A57D90">
          <w:delText xml:space="preserve">parameters with </w:delText>
        </w:r>
        <w:r w:rsidR="00A56A51" w:rsidRPr="00684365" w:rsidDel="00A57D90">
          <w:delText xml:space="preserve">min_impurity_decrease </w:delText>
        </w:r>
        <w:r w:rsidR="003A365B" w:rsidRPr="00684365" w:rsidDel="00A57D90">
          <w:delText>=</w:delText>
        </w:r>
        <w:r w:rsidR="00ED3447" w:rsidRPr="00684365" w:rsidDel="00A57D90">
          <w:delText xml:space="preserve"> </w:delText>
        </w:r>
        <w:r w:rsidR="00C53AD6" w:rsidRPr="00684365" w:rsidDel="00A57D90">
          <w:delText>0</w:delText>
        </w:r>
        <w:r w:rsidR="00ED3447" w:rsidRPr="00684365" w:rsidDel="00A57D90">
          <w:delText>, then tuned min_impurity_decrease afterwards.</w:delText>
        </w:r>
        <w:r w:rsidR="003A365B" w:rsidRPr="00684365" w:rsidDel="00A57D90">
          <w:delText xml:space="preserve"> </w:delText>
        </w:r>
        <w:r w:rsidR="00DB2487" w:rsidRPr="00684365" w:rsidDel="00A57D90">
          <w:delText xml:space="preserve">There is noise in </w:delText>
        </w:r>
        <w:r w:rsidR="00787BAC" w:rsidRPr="00684365" w:rsidDel="00A57D90">
          <w:rPr>
            <w:rFonts w:eastAsia="Times New Roman"/>
          </w:rPr>
          <w:delText>R</w:delText>
        </w:r>
        <w:r w:rsidR="00787BAC" w:rsidRPr="00684365" w:rsidDel="00A57D90">
          <w:rPr>
            <w:rFonts w:eastAsia="Times New Roman"/>
            <w:vertAlign w:val="superscript"/>
          </w:rPr>
          <w:delText>2</w:delText>
        </w:r>
        <w:r w:rsidR="00DB2487" w:rsidRPr="00684365" w:rsidDel="00A57D90">
          <w:delText xml:space="preserve"> when testing values for min_impurity_decrease below</w:delText>
        </w:r>
        <w:r w:rsidR="002A2DF9" w:rsidDel="00A57D90">
          <w:delText xml:space="preserve"> 5.0E-7</w:delText>
        </w:r>
        <w:r w:rsidR="00DB2487" w:rsidRPr="00684365" w:rsidDel="00A57D90">
          <w:rPr>
            <w:rFonts w:eastAsia="Times New Roman"/>
            <w:color w:val="000000"/>
          </w:rPr>
          <w:delText xml:space="preserve"> intervals.</w:delText>
        </w:r>
        <w:r w:rsidR="004D3FC4" w:rsidDel="00A57D90">
          <w:rPr>
            <w:rFonts w:eastAsia="Times New Roman"/>
            <w:color w:val="000000"/>
          </w:rPr>
          <w:delText xml:space="preserve"> To narrow </w:delText>
        </w:r>
        <w:r w:rsidR="00C23DA0" w:rsidDel="00A57D90">
          <w:rPr>
            <w:rFonts w:eastAsia="Times New Roman"/>
            <w:color w:val="000000"/>
          </w:rPr>
          <w:delText xml:space="preserve">down </w:delText>
        </w:r>
        <w:r w:rsidR="000B5667" w:rsidDel="00A57D90">
          <w:rPr>
            <w:rFonts w:eastAsia="Times New Roman"/>
            <w:color w:val="000000"/>
          </w:rPr>
          <w:delText>values to test</w:delText>
        </w:r>
        <w:r w:rsidR="00C23DA0" w:rsidDel="00A57D90">
          <w:rPr>
            <w:rFonts w:eastAsia="Times New Roman"/>
            <w:color w:val="000000"/>
          </w:rPr>
          <w:delText>,</w:delText>
        </w:r>
        <w:r w:rsidR="00DB2487" w:rsidRPr="00684365" w:rsidDel="00A57D90">
          <w:rPr>
            <w:rFonts w:eastAsia="Times New Roman"/>
            <w:color w:val="000000"/>
          </w:rPr>
          <w:delText xml:space="preserve"> </w:delText>
        </w:r>
        <w:r w:rsidR="00DB2487" w:rsidRPr="00684365" w:rsidDel="00A57D90">
          <w:delText>we tested values in</w:delText>
        </w:r>
        <w:r w:rsidR="00DB2487" w:rsidRPr="00684365" w:rsidDel="00A57D90">
          <w:rPr>
            <w:rFonts w:eastAsia="Times New Roman"/>
            <w:color w:val="000000"/>
          </w:rPr>
          <w:delText xml:space="preserve"> </w:delText>
        </w:r>
        <w:r w:rsidR="002A2DF9" w:rsidDel="00A57D90">
          <w:delText>5.0E-9</w:delText>
        </w:r>
        <w:r w:rsidR="00DB2487" w:rsidRPr="00684365" w:rsidDel="00A57D90">
          <w:rPr>
            <w:rFonts w:eastAsia="Times New Roman"/>
            <w:color w:val="000000"/>
          </w:rPr>
          <w:delText xml:space="preserve"> intervals</w:delText>
        </w:r>
        <w:r w:rsidR="004D3FC4" w:rsidDel="00A57D90">
          <w:rPr>
            <w:rFonts w:eastAsia="Times New Roman"/>
            <w:color w:val="000000"/>
          </w:rPr>
          <w:delText xml:space="preserve"> f</w:delText>
        </w:r>
        <w:r w:rsidR="004D3FC4" w:rsidRPr="00684365" w:rsidDel="00A57D90">
          <w:rPr>
            <w:rFonts w:eastAsia="Times New Roman"/>
            <w:color w:val="000000"/>
          </w:rPr>
          <w:delText>or values less than</w:delText>
        </w:r>
        <w:r w:rsidR="004D3FC4" w:rsidDel="00A57D90">
          <w:rPr>
            <w:rFonts w:eastAsia="Times New Roman"/>
            <w:color w:val="000000"/>
          </w:rPr>
          <w:delText xml:space="preserve"> </w:delText>
        </w:r>
        <w:r w:rsidR="004D3FC4" w:rsidDel="00A57D90">
          <w:delText>4.0E-7</w:delText>
        </w:r>
        <w:r w:rsidR="005F77DA" w:rsidDel="00A57D90">
          <w:delText>.</w:delText>
        </w:r>
        <w:r w:rsidR="005722A0" w:rsidDel="00A57D90">
          <w:delText xml:space="preserve"> “Optimal Hyperparameters” refers to the hyperparameters achieving the highest </w:delText>
        </w:r>
        <w:r w:rsidR="00364AF7" w:rsidDel="00A57D90">
          <w:rPr>
            <w:rFonts w:eastAsia="Times New Roman"/>
            <w:color w:val="000000"/>
          </w:rPr>
          <w:delText>R</w:delText>
        </w:r>
        <w:r w:rsidR="00364AF7" w:rsidDel="00A57D90">
          <w:rPr>
            <w:rFonts w:eastAsia="Times New Roman"/>
            <w:color w:val="000000"/>
            <w:vertAlign w:val="superscript"/>
          </w:rPr>
          <w:delText>2</w:delText>
        </w:r>
        <w:r w:rsidR="00364AF7" w:rsidDel="00A57D90">
          <w:delText xml:space="preserve"> for </w:delText>
        </w:r>
        <w:r w:rsidR="00735D1D" w:rsidDel="00A57D90">
          <w:delText>test dataset prediction</w:delText>
        </w:r>
        <w:r w:rsidR="005722A0" w:rsidDel="00A57D90">
          <w:delText>.</w:delText>
        </w:r>
      </w:del>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630BEDDB" w14:textId="6DC17644" w:rsidR="008A7A36" w:rsidDel="00A57D90" w:rsidRDefault="00BF7334" w:rsidP="00BC450C">
      <w:pPr>
        <w:pStyle w:val="tablefootnote"/>
        <w:rPr>
          <w:del w:id="75" w:author="Alexander He" w:date="2021-10-29T02:53:00Z"/>
        </w:rPr>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7B7EFB5C" w14:textId="2BEC1A08" w:rsidR="00DD1FB9" w:rsidRPr="00A57D90" w:rsidRDefault="005C1357">
      <w:pPr>
        <w:pStyle w:val="tablefootnote"/>
        <w:rPr>
          <w:rFonts w:eastAsia="Times New Roman"/>
          <w:color w:val="000000"/>
          <w:rPrChange w:id="76" w:author="Alexander He" w:date="2021-10-29T02:53:00Z">
            <w:rPr/>
          </w:rPrChange>
        </w:rPr>
        <w:pPrChange w:id="77" w:author="Alexander He" w:date="2021-10-29T02:53:00Z">
          <w:pPr>
            <w:pBdr>
              <w:top w:val="nil"/>
              <w:left w:val="nil"/>
              <w:bottom w:val="nil"/>
              <w:right w:val="nil"/>
              <w:between w:val="nil"/>
            </w:pBdr>
            <w:spacing w:after="120" w:line="228" w:lineRule="auto"/>
            <w:jc w:val="both"/>
          </w:pPr>
        </w:pPrChange>
      </w:pPr>
      <w:del w:id="78" w:author="Alexander He" w:date="2021-10-29T02:49:00Z">
        <w:r w:rsidDel="00A57D90">
          <w:rPr>
            <w:noProof/>
          </w:rPr>
          <w:drawing>
            <wp:inline distT="0" distB="0" distL="0" distR="0" wp14:anchorId="67EBBAC3" wp14:editId="1BAF6400">
              <wp:extent cx="3081655" cy="6942455"/>
              <wp:effectExtent l="0" t="0" r="444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81655" cy="6942455"/>
                      </a:xfrm>
                      <a:prstGeom prst="rect">
                        <a:avLst/>
                      </a:prstGeom>
                    </pic:spPr>
                  </pic:pic>
                </a:graphicData>
              </a:graphic>
            </wp:inline>
          </w:drawing>
        </w:r>
      </w:del>
    </w:p>
    <w:p w14:paraId="746C7746" w14:textId="5926EE49" w:rsidR="00C622B9" w:rsidRPr="00684365" w:rsidDel="00295C44" w:rsidRDefault="00684365" w:rsidP="00C622B9">
      <w:pPr>
        <w:pStyle w:val="figurecaption"/>
        <w:rPr>
          <w:del w:id="79" w:author="Alexander He" w:date="2021-11-06T18:31:00Z"/>
        </w:rPr>
      </w:pPr>
      <w:del w:id="80"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3F2BAA" w:rsidRPr="00684365" w:rsidDel="00A57D90">
          <w:delText xml:space="preserve"> by tested value</w:delText>
        </w:r>
        <w:r w:rsidR="00E91CC7" w:rsidRPr="00684365" w:rsidDel="00A57D90">
          <w:delText>s</w:delText>
        </w:r>
        <w:r w:rsidR="003F2BAA" w:rsidRPr="00684365" w:rsidDel="00A57D90">
          <w:delText xml:space="preserve"> for</w:delText>
        </w:r>
        <w:r w:rsidR="00E91CC7" w:rsidRPr="00684365" w:rsidDel="00A57D90">
          <w:delText xml:space="preserve"> the hyperparameters</w:delText>
        </w:r>
        <w:r w:rsidR="003F2BAA" w:rsidRPr="00684365" w:rsidDel="00A57D90">
          <w:delText xml:space="preserve"> a) max_samples, b) min_samples_leaf, and c) min_samples_split</w:delText>
        </w:r>
        <w:r w:rsidR="00E91CC7" w:rsidRPr="00684365" w:rsidDel="00A57D90">
          <w:delText xml:space="preserve">. </w:delText>
        </w:r>
        <w:r w:rsidR="00072E0D" w:rsidRPr="00684365" w:rsidDel="00A57D90">
          <w:delText xml:space="preserve">We display </w:delText>
        </w:r>
        <w:r w:rsidR="00923CC1" w:rsidRPr="00684365" w:rsidDel="00A57D90">
          <w:delText xml:space="preserve">each </w:delText>
        </w:r>
        <w:r w:rsidR="00517F90" w:rsidRPr="00684365" w:rsidDel="00A57D90">
          <w:delText>hyper</w:delText>
        </w:r>
        <w:r w:rsidR="00923CC1" w:rsidRPr="00684365" w:rsidDel="00A57D90">
          <w:delText xml:space="preserve">parameter's </w:delText>
        </w:r>
        <w:r w:rsidR="0047295B" w:rsidDel="00A57D90">
          <w:delText>cross-validation</w:delText>
        </w:r>
        <w:r w:rsidR="00923CC1" w:rsidRPr="00684365" w:rsidDel="00A57D90">
          <w:delText xml:space="preserve"> and test</w:delText>
        </w:r>
        <w:r w:rsidR="0047295B" w:rsidDel="00A57D90">
          <w:delText xml:space="preserve"> dataset prediction</w:delText>
        </w:r>
        <w:r w:rsidR="00923CC1" w:rsidRPr="00684365" w:rsidDel="00A57D90">
          <w:delText xml:space="preserve"> graph</w:delText>
        </w:r>
        <w:r w:rsidR="00C93DD1" w:rsidRPr="00684365" w:rsidDel="00A57D90">
          <w:delText xml:space="preserve"> w</w:delText>
        </w:r>
        <w:r w:rsidR="007F263D" w:rsidRPr="00684365" w:rsidDel="00A57D90">
          <w:delText>hen</w:delText>
        </w:r>
        <w:r w:rsidR="00C93DD1" w:rsidRPr="00684365" w:rsidDel="00A57D90">
          <w:delText xml:space="preserve"> </w:delText>
        </w:r>
        <w:r w:rsidR="00123FBD" w:rsidRPr="00684365" w:rsidDel="00A57D90">
          <w:delText>other</w:delText>
        </w:r>
        <w:r w:rsidR="00C93DD1" w:rsidRPr="00684365" w:rsidDel="00A57D90">
          <w:delText xml:space="preserve"> </w:delText>
        </w:r>
        <w:r w:rsidR="00517F90" w:rsidRPr="00684365" w:rsidDel="00A57D90">
          <w:delText>hyper</w:delText>
        </w:r>
        <w:r w:rsidR="00C93DD1" w:rsidRPr="00684365" w:rsidDel="00A57D90">
          <w:delText xml:space="preserve">parameters </w:delText>
        </w:r>
        <w:r w:rsidR="00110D6C" w:rsidRPr="00684365" w:rsidDel="00A57D90">
          <w:delText>are</w:delText>
        </w:r>
        <w:r w:rsidR="00187ABA" w:rsidRPr="00684365" w:rsidDel="00A57D90">
          <w:delText xml:space="preserve"> each at</w:delText>
        </w:r>
        <w:r w:rsidR="002820E6" w:rsidRPr="00684365" w:rsidDel="00A57D90">
          <w:delText xml:space="preserve"> </w:delText>
        </w:r>
        <w:r w:rsidR="00072E0D" w:rsidRPr="00684365" w:rsidDel="00A57D90">
          <w:delText>their</w:delText>
        </w:r>
        <w:r w:rsidR="00C93DD1" w:rsidRPr="00684365" w:rsidDel="00A57D90">
          <w:delText xml:space="preserve"> optimal</w:delText>
        </w:r>
        <w:r w:rsidR="00180134" w:rsidRPr="00684365" w:rsidDel="00A57D90">
          <w:delText xml:space="preserve"> tested</w:delText>
        </w:r>
        <w:r w:rsidR="00C93DD1" w:rsidRPr="00684365" w:rsidDel="00A57D90">
          <w:delText xml:space="preserve"> value</w:delText>
        </w:r>
        <w:r w:rsidR="00F43DAE" w:rsidRPr="00684365" w:rsidDel="00A57D90">
          <w:delText xml:space="preserve"> (except for min_impurity_decrease = 0)</w:delText>
        </w:r>
        <w:r w:rsidR="004124A5" w:rsidRPr="00684365" w:rsidDel="00A57D90">
          <w:delText>.</w:delText>
        </w:r>
        <w:r w:rsidR="005722A0" w:rsidDel="00A57D90">
          <w:delText xml:space="preserve"> “Optimal Hyperparameters” refers to the hyperparameters achieving the highest </w:delText>
        </w:r>
        <w:r w:rsidR="00963CA0" w:rsidDel="00A57D90">
          <w:rPr>
            <w:rFonts w:eastAsia="Times New Roman"/>
            <w:color w:val="000000"/>
          </w:rPr>
          <w:delText>R</w:delText>
        </w:r>
        <w:r w:rsidR="00963CA0" w:rsidDel="00A57D90">
          <w:rPr>
            <w:rFonts w:eastAsia="Times New Roman"/>
            <w:color w:val="000000"/>
            <w:vertAlign w:val="superscript"/>
          </w:rPr>
          <w:delText>2</w:delText>
        </w:r>
        <w:r w:rsidR="00963CA0" w:rsidDel="00A57D90">
          <w:delText xml:space="preserve"> for </w:delText>
        </w:r>
        <w:r w:rsidR="00735D1D" w:rsidDel="00A57D90">
          <w:delText>test dataset prediction</w:delText>
        </w:r>
        <w:r w:rsidR="005722A0" w:rsidDel="00A57D90">
          <w:delText>.</w:delText>
        </w:r>
      </w:del>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088B3952"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del w:id="81" w:author="Alexander He" w:date="2021-11-06T18:32:00Z">
        <w:r w:rsidR="00200B0E" w:rsidRPr="00684365" w:rsidDel="00295C44">
          <w:rPr>
            <w:rFonts w:eastAsia="Times New Roman"/>
            <w:color w:val="000000"/>
          </w:rPr>
          <w:delText>Fig. 7</w:delText>
        </w:r>
      </w:del>
      <w:ins w:id="82" w:author="Alexander He" w:date="2021-11-06T18:32:00Z">
        <w:r w:rsidR="00295C44">
          <w:rPr>
            <w:rFonts w:eastAsia="Times New Roman"/>
            <w:color w:val="000000"/>
          </w:rPr>
          <w:t>Fig. 4</w:t>
        </w:r>
      </w:ins>
      <w:r w:rsidRPr="00684365">
        <w:rPr>
          <w:rFonts w:eastAsia="Times New Roman"/>
          <w:color w:val="000000"/>
        </w:rPr>
        <w:t xml:space="preserve">) </w:t>
      </w:r>
      <w:r w:rsidRPr="00684365">
        <w:t>and hyperparameter tuning (</w:t>
      </w:r>
      <w:del w:id="83" w:author="Alexander He" w:date="2021-11-06T18:32:00Z">
        <w:r w:rsidR="00200B0E" w:rsidRPr="00684365" w:rsidDel="00295C44">
          <w:delText>Fig. 8</w:delText>
        </w:r>
      </w:del>
      <w:ins w:id="84" w:author="Alexander He" w:date="2021-11-06T18:32:00Z">
        <w:r w:rsidR="00295C44">
          <w:t>Fig. 5</w:t>
        </w:r>
      </w:ins>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5B458186">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74085EB7" w:rsidR="009B633E" w:rsidRDefault="00D60430" w:rsidP="009B633E">
      <w:pPr>
        <w:spacing w:after="120" w:line="228" w:lineRule="auto"/>
        <w:jc w:val="both"/>
        <w:rPr>
          <w:rFonts w:eastAsia="Times New Roman"/>
        </w:rPr>
      </w:pPr>
      <w:ins w:id="85" w:author="Alexander He" w:date="2021-11-06T18:15:00Z">
        <w:r>
          <w:rPr>
            <w:noProof/>
            <w:sz w:val="16"/>
            <w:szCs w:val="16"/>
          </w:rPr>
          <w:lastRenderedPageBreak/>
          <w:drawing>
            <wp:inline distT="0" distB="0" distL="0" distR="0" wp14:anchorId="002695FC" wp14:editId="7D464D61">
              <wp:extent cx="6620510" cy="7117715"/>
              <wp:effectExtent l="0" t="0" r="8890" b="6985"/>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0510" cy="7117715"/>
                      </a:xfrm>
                      <a:prstGeom prst="rect">
                        <a:avLst/>
                      </a:prstGeom>
                    </pic:spPr>
                  </pic:pic>
                </a:graphicData>
              </a:graphic>
            </wp:inline>
          </w:drawing>
        </w:r>
      </w:ins>
      <w:del w:id="86" w:author="Alexander He" w:date="2021-11-06T18:15:00Z">
        <w:r w:rsidR="00503F2A" w:rsidDel="00D60430">
          <w:rPr>
            <w:noProof/>
            <w:sz w:val="16"/>
            <w:szCs w:val="16"/>
          </w:rPr>
          <w:drawing>
            <wp:inline distT="0" distB="0" distL="0" distR="0" wp14:anchorId="23E7B81B" wp14:editId="6718FE11">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del>
    </w:p>
    <w:p w14:paraId="7ACE6631" w14:textId="09384575"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 xml:space="preserve">uncorrelated </w:t>
      </w:r>
      <w:ins w:id="87" w:author="Alexander He" w:date="2021-11-06T18:23:00Z">
        <w:r w:rsidR="008610DF">
          <w:rPr>
            <w:rFonts w:eastAsia="Times New Roman"/>
          </w:rPr>
          <w:t>[16]</w:t>
        </w:r>
      </w:ins>
      <w:del w:id="88" w:author="Alexander He" w:date="2021-11-06T18:25:00Z">
        <w:r w:rsidR="00EB7EFB" w:rsidRPr="00EB7EFB" w:rsidDel="008610DF">
          <w:delText>[33</w:delText>
        </w:r>
      </w:del>
      <w:ins w:id="89" w:author="Alexander He" w:date="2021-11-06T18:25:00Z">
        <w:r w:rsidR="008610DF">
          <w:t>[31</w:t>
        </w:r>
      </w:ins>
      <w:r w:rsidR="00EB7EFB" w:rsidRPr="00EB7EFB">
        <w:t>]</w:t>
      </w:r>
      <w:del w:id="90" w:author="Alexander He" w:date="2021-11-06T18:19:00Z">
        <w:r w:rsidR="002318B2" w:rsidRPr="000374AD" w:rsidDel="00F131C6">
          <w:rPr>
            <w:rFonts w:eastAsia="Times New Roman"/>
          </w:rPr>
          <w:delText>[18]</w:delText>
        </w:r>
      </w:del>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w:t>
      </w:r>
      <w:r>
        <w:rPr>
          <w:rFonts w:eastAsia="Times New Roman"/>
          <w:color w:val="000000"/>
        </w:rPr>
        <w:t xml:space="preserve">features. The model likely splits the decision trees at intermediate stages so that these patterns are handled separately. Meanwhile, the state encoder (STATEFP) could be useful in handling patterns found on a lower spatial resolution. It may also improve model performance by </w:t>
      </w:r>
      <w:r>
        <w:rPr>
          <w:rFonts w:eastAsia="Times New Roman"/>
          <w:color w:val="000000"/>
        </w:rPr>
        <w:lastRenderedPageBreak/>
        <w:t>creating a divide-and-conquer effect, as counties within the same state will have the most similar patterns.</w:t>
      </w:r>
    </w:p>
    <w:p w14:paraId="4130CA24" w14:textId="6022C6A5"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w:t>
      </w:r>
      <w:del w:id="91" w:author="Alexander He" w:date="2021-11-06T18:32:00Z">
        <w:r w:rsidR="001534AB" w:rsidRPr="00684365" w:rsidDel="00295C44">
          <w:rPr>
            <w:rFonts w:eastAsia="Times New Roman"/>
            <w:color w:val="000000"/>
          </w:rPr>
          <w:delText>Fig. 9</w:delText>
        </w:r>
      </w:del>
      <w:ins w:id="92" w:author="Alexander He" w:date="2021-11-06T18:32:00Z">
        <w:r w:rsidR="00295C44">
          <w:rPr>
            <w:rFonts w:eastAsia="Times New Roman"/>
            <w:color w:val="000000"/>
          </w:rPr>
          <w:t>Fig. 6</w:t>
        </w:r>
      </w:ins>
      <w:r w:rsidR="001534AB" w:rsidRPr="00684365">
        <w:rPr>
          <w:rFonts w:eastAsia="Times New Roman"/>
          <w:color w:val="000000"/>
        </w:rPr>
        <w:t>).</w:t>
      </w:r>
    </w:p>
    <w:p w14:paraId="443644BD" w14:textId="77777777" w:rsidR="000516B1" w:rsidRDefault="000516B1" w:rsidP="000516B1">
      <w:pPr>
        <w:pStyle w:val="Heading2"/>
      </w:pPr>
      <w:r>
        <w:t>Importance Measures</w:t>
      </w:r>
    </w:p>
    <w:p w14:paraId="5DCC9CEF" w14:textId="373CB1C4" w:rsidR="007A3B85" w:rsidRDefault="000516B1" w:rsidP="007A3B85">
      <w:pPr>
        <w:spacing w:after="120" w:line="228" w:lineRule="auto"/>
        <w:ind w:firstLine="288"/>
        <w:jc w:val="both"/>
      </w:pPr>
      <w:r>
        <w:t xml:space="preserve">Impurity-based feature </w:t>
      </w:r>
      <w:proofErr w:type="spellStart"/>
      <w:r>
        <w:t>importances</w:t>
      </w:r>
      <w:proofErr w:type="spellEnd"/>
      <w:r>
        <w:t xml:space="preserve">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w:t>
      </w:r>
      <w:del w:id="93" w:author="Alexander He" w:date="2021-11-06T18:25:00Z">
        <w:r w:rsidR="007A3B85" w:rsidDel="008610DF">
          <w:delText>[35</w:delText>
        </w:r>
      </w:del>
      <w:ins w:id="94" w:author="Alexander He" w:date="2021-11-06T18:25:00Z">
        <w:r w:rsidR="008610DF">
          <w:t>[33</w:t>
        </w:r>
      </w:ins>
      <w:r w:rsidR="007A3B85">
        <w:t xml:space="preserve">]. </w:t>
      </w:r>
    </w:p>
    <w:p w14:paraId="6F9A899C" w14:textId="3003456D"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However, SciKit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w:t>
      </w:r>
      <w:del w:id="95" w:author="Alexander He" w:date="2021-11-06T18:32:00Z">
        <w:r w:rsidR="000516B1" w:rsidDel="00295C44">
          <w:rPr>
            <w:rFonts w:eastAsia="Times New Roman"/>
            <w:color w:val="000000"/>
          </w:rPr>
          <w:delText>Fig. 7</w:delText>
        </w:r>
      </w:del>
      <w:ins w:id="96" w:author="Alexander He" w:date="2021-11-06T18:32:00Z">
        <w:r w:rsidR="00295C44">
          <w:rPr>
            <w:rFonts w:eastAsia="Times New Roman"/>
            <w:color w:val="000000"/>
          </w:rPr>
          <w:t>Fig. 4</w:t>
        </w:r>
      </w:ins>
      <w:r w:rsidR="000516B1">
        <w:rPr>
          <w:rFonts w:eastAsia="Times New Roman"/>
          <w:color w:val="000000"/>
        </w:rPr>
        <w:t xml:space="preserve">)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6E3B3A86"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w:t>
      </w:r>
      <w:del w:id="97" w:author="Alexander He" w:date="2021-11-06T18:32:00Z">
        <w:r w:rsidR="00673A0F" w:rsidDel="00295C44">
          <w:rPr>
            <w:rFonts w:eastAsia="Times New Roman"/>
            <w:color w:val="000000"/>
          </w:rPr>
          <w:delText>Fig. 9</w:delText>
        </w:r>
      </w:del>
      <w:ins w:id="98" w:author="Alexander He" w:date="2021-11-06T18:32:00Z">
        <w:r w:rsidR="00295C44">
          <w:rPr>
            <w:rFonts w:eastAsia="Times New Roman"/>
            <w:color w:val="000000"/>
          </w:rPr>
          <w:t>Fig. 6</w:t>
        </w:r>
      </w:ins>
      <w:r w:rsidR="00673A0F">
        <w:rPr>
          <w:rFonts w:eastAsia="Times New Roman"/>
          <w:color w:val="000000"/>
        </w:rPr>
        <w:t xml:space="preserve">).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w:t>
      </w:r>
      <w:del w:id="99" w:author="Alexander He" w:date="2021-11-06T18:25:00Z">
        <w:r w:rsidR="00102E5F" w:rsidRPr="00102E5F" w:rsidDel="008610DF">
          <w:rPr>
            <w:rFonts w:eastAsia="Times New Roman"/>
            <w:color w:val="000000"/>
          </w:rPr>
          <w:delText>[36</w:delText>
        </w:r>
      </w:del>
      <w:ins w:id="100" w:author="Alexander He" w:date="2021-11-06T18:25:00Z">
        <w:r w:rsidR="008610DF">
          <w:rPr>
            <w:rFonts w:eastAsia="Times New Roman"/>
            <w:color w:val="000000"/>
          </w:rPr>
          <w:t>[34</w:t>
        </w:r>
      </w:ins>
      <w:r w:rsidR="00102E5F" w:rsidRPr="00102E5F">
        <w:rPr>
          <w:rFonts w:eastAsia="Times New Roman"/>
          <w:color w:val="000000"/>
        </w:rPr>
        <w:t>]</w:t>
      </w:r>
      <w:del w:id="101" w:author="Alexander He" w:date="2021-11-06T18:25:00Z">
        <w:r w:rsidR="00102E5F" w:rsidRPr="00102E5F" w:rsidDel="008610DF">
          <w:rPr>
            <w:rFonts w:eastAsia="Times New Roman"/>
            <w:color w:val="000000"/>
          </w:rPr>
          <w:delText>[37</w:delText>
        </w:r>
      </w:del>
      <w:ins w:id="102" w:author="Alexander He" w:date="2021-11-06T18:25:00Z">
        <w:r w:rsidR="008610DF">
          <w:rPr>
            <w:rFonts w:eastAsia="Times New Roman"/>
            <w:color w:val="000000"/>
          </w:rPr>
          <w:t>[35</w:t>
        </w:r>
      </w:ins>
      <w:r w:rsidR="00102E5F" w:rsidRPr="00102E5F">
        <w:rPr>
          <w:rFonts w:eastAsia="Times New Roman"/>
          <w:color w:val="000000"/>
        </w:rPr>
        <w:t xml:space="preserve">].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w:t>
      </w:r>
      <w:del w:id="103" w:author="Alexander He" w:date="2021-11-06T18:32:00Z">
        <w:r w:rsidR="003E333F" w:rsidDel="00295C44">
          <w:rPr>
            <w:rFonts w:eastAsia="Times New Roman"/>
            <w:color w:val="000000"/>
          </w:rPr>
          <w:delText>Fig. 9</w:delText>
        </w:r>
      </w:del>
      <w:ins w:id="104" w:author="Alexander He" w:date="2021-11-06T18:32:00Z">
        <w:r w:rsidR="00295C44">
          <w:rPr>
            <w:rFonts w:eastAsia="Times New Roman"/>
            <w:color w:val="000000"/>
          </w:rPr>
          <w:t>Fig. 6</w:t>
        </w:r>
      </w:ins>
      <w:r w:rsidR="003E333F">
        <w:rPr>
          <w:rFonts w:eastAsia="Times New Roman"/>
          <w:color w:val="000000"/>
        </w:rPr>
        <w:t>)</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71410E14"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between 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del w:id="105" w:author="Alexander He" w:date="2021-11-06T18:32:00Z">
        <w:r w:rsidR="00200B0E" w:rsidDel="00295C44">
          <w:rPr>
            <w:rFonts w:eastAsia="Times New Roman"/>
            <w:color w:val="000000"/>
          </w:rPr>
          <w:delText>Fig. 9</w:delText>
        </w:r>
      </w:del>
      <w:ins w:id="106" w:author="Alexander He" w:date="2021-11-06T18:32:00Z">
        <w:r w:rsidR="00295C44">
          <w:rPr>
            <w:rFonts w:eastAsia="Times New Roman"/>
            <w:color w:val="000000"/>
          </w:rPr>
          <w:t>Fig. 6</w:t>
        </w:r>
      </w:ins>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w:t>
      </w:r>
      <w:del w:id="107" w:author="Alexander He" w:date="2021-11-06T18:25:00Z">
        <w:r w:rsidR="007A3B85" w:rsidRPr="007A3B85" w:rsidDel="008610DF">
          <w:rPr>
            <w:rFonts w:eastAsia="Times New Roman"/>
            <w:color w:val="000000"/>
          </w:rPr>
          <w:delText>[38</w:delText>
        </w:r>
      </w:del>
      <w:ins w:id="108" w:author="Alexander He" w:date="2021-11-06T18:25:00Z">
        <w:r w:rsidR="008610DF">
          <w:rPr>
            <w:rFonts w:eastAsia="Times New Roman"/>
            <w:color w:val="000000"/>
          </w:rPr>
          <w:t>[36</w:t>
        </w:r>
      </w:ins>
      <w:r w:rsidR="007A3B85" w:rsidRPr="007A3B85">
        <w:rPr>
          <w:rFonts w:eastAsia="Times New Roman"/>
          <w:color w:val="000000"/>
        </w:rPr>
        <w:t xml:space="preserve">]. In other words, higher NPP implies less carbon is released into the atmosphere, and this is correlated with a lower mortality rate. </w:t>
      </w:r>
    </w:p>
    <w:p w14:paraId="45A5C4BE" w14:textId="67C60894"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 xml:space="preserve">Emissions for carbon (C), dry matter (DM) and fire (BB), </w:t>
      </w:r>
      <w:ins w:id="109" w:author="Alexander He" w:date="2021-10-29T02:44:00Z">
        <w:r w:rsidR="00A57D90">
          <w:rPr>
            <w:rFonts w:eastAsia="Times New Roman"/>
            <w:color w:val="000000"/>
          </w:rPr>
          <w:t xml:space="preserve">and </w:t>
        </w:r>
      </w:ins>
      <w:r w:rsidRPr="007A3B85">
        <w:rPr>
          <w:rFonts w:eastAsia="Times New Roman"/>
          <w:color w:val="000000"/>
        </w:rPr>
        <w:t>PM2.5 concentrations</w:t>
      </w:r>
      <w:del w:id="110" w:author="Alexander He" w:date="2021-10-29T02:44:00Z">
        <w:r w:rsidRPr="007A3B85" w:rsidDel="00A57D90">
          <w:rPr>
            <w:rFonts w:eastAsia="Times New Roman"/>
            <w:color w:val="000000"/>
          </w:rPr>
          <w:delText>,</w:delText>
        </w:r>
      </w:del>
      <w:r w:rsidRPr="007A3B85">
        <w:rPr>
          <w:rFonts w:eastAsia="Times New Roman"/>
          <w:color w:val="000000"/>
        </w:rPr>
        <w:t xml:space="preserve"> </w:t>
      </w:r>
      <w:del w:id="111" w:author="Alexander He" w:date="2021-10-29T02:44:00Z">
        <w:r w:rsidRPr="007A3B85" w:rsidDel="00A57D90">
          <w:rPr>
            <w:rFonts w:eastAsia="Times New Roman"/>
            <w:color w:val="000000"/>
          </w:rPr>
          <w:delText xml:space="preserve">and AQI </w:delText>
        </w:r>
      </w:del>
      <w:r w:rsidRPr="007A3B85">
        <w:rPr>
          <w:rFonts w:eastAsia="Times New Roman"/>
          <w:color w:val="000000"/>
        </w:rPr>
        <w:t>have a weak negative correlation with mortality rate (</w:t>
      </w:r>
      <w:del w:id="112" w:author="Alexander He" w:date="2021-11-06T18:32:00Z">
        <w:r w:rsidRPr="007A3B85" w:rsidDel="00295C44">
          <w:rPr>
            <w:rFonts w:eastAsia="Times New Roman"/>
            <w:color w:val="000000"/>
          </w:rPr>
          <w:delText>Fig. 9</w:delText>
        </w:r>
      </w:del>
      <w:ins w:id="113" w:author="Alexander He" w:date="2021-11-06T18:32:00Z">
        <w:r w:rsidR="00295C44">
          <w:rPr>
            <w:rFonts w:eastAsia="Times New Roman"/>
            <w:color w:val="000000"/>
          </w:rPr>
          <w:t>Fig. 6</w:t>
        </w:r>
      </w:ins>
      <w:r w:rsidRPr="007A3B85">
        <w:rPr>
          <w:rFonts w:eastAsia="Times New Roman"/>
          <w:color w:val="000000"/>
        </w:rPr>
        <w:t>).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w:t>
      </w:r>
      <w:del w:id="114" w:author="Alexander He" w:date="2021-11-06T18:25:00Z">
        <w:r w:rsidRPr="007A3B85" w:rsidDel="008610DF">
          <w:rPr>
            <w:rFonts w:eastAsia="Times New Roman"/>
            <w:color w:val="000000"/>
          </w:rPr>
          <w:delText>[39</w:delText>
        </w:r>
      </w:del>
      <w:ins w:id="115" w:author="Alexander He" w:date="2021-11-06T18:25:00Z">
        <w:r w:rsidR="008610DF">
          <w:rPr>
            <w:rFonts w:eastAsia="Times New Roman"/>
            <w:color w:val="000000"/>
          </w:rPr>
          <w:t>[37</w:t>
        </w:r>
      </w:ins>
      <w:r w:rsidRPr="007A3B85">
        <w:rPr>
          <w:rFonts w:eastAsia="Times New Roman"/>
          <w:color w:val="000000"/>
        </w:rPr>
        <w:t>]</w:t>
      </w:r>
      <w:del w:id="116" w:author="Alexander He" w:date="2021-11-06T18:25:00Z">
        <w:r w:rsidRPr="007A3B85" w:rsidDel="008610DF">
          <w:rPr>
            <w:rFonts w:eastAsia="Times New Roman"/>
            <w:color w:val="000000"/>
          </w:rPr>
          <w:delText>[40</w:delText>
        </w:r>
      </w:del>
      <w:ins w:id="117" w:author="Alexander He" w:date="2021-11-06T18:25:00Z">
        <w:r w:rsidR="008610DF">
          <w:rPr>
            <w:rFonts w:eastAsia="Times New Roman"/>
            <w:color w:val="000000"/>
          </w:rPr>
          <w:t>[38</w:t>
        </w:r>
      </w:ins>
      <w:r w:rsidRPr="007A3B85">
        <w:rPr>
          <w:rFonts w:eastAsia="Times New Roman"/>
          <w:color w:val="000000"/>
        </w:rPr>
        <w:t>]</w:t>
      </w:r>
      <w:del w:id="118" w:author="Alexander He" w:date="2021-11-06T18:25:00Z">
        <w:r w:rsidRPr="007A3B85" w:rsidDel="008610DF">
          <w:rPr>
            <w:rFonts w:eastAsia="Times New Roman"/>
            <w:color w:val="000000"/>
          </w:rPr>
          <w:delText>[41</w:delText>
        </w:r>
      </w:del>
      <w:ins w:id="119" w:author="Alexander He" w:date="2021-11-06T18:25:00Z">
        <w:r w:rsidR="008610DF">
          <w:rPr>
            <w:rFonts w:eastAsia="Times New Roman"/>
            <w:color w:val="000000"/>
          </w:rPr>
          <w:t>[39</w:t>
        </w:r>
      </w:ins>
      <w:r w:rsidRPr="007A3B85">
        <w:rPr>
          <w:rFonts w:eastAsia="Times New Roman"/>
          <w:color w:val="000000"/>
        </w:rPr>
        <w:t xml:space="preserve">].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5370BAC5"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 xml:space="preserve">drought </w:t>
      </w:r>
      <w:del w:id="120" w:author="Alexander He" w:date="2021-11-06T18:24:00Z">
        <w:r w:rsidR="00497A2B" w:rsidRPr="00497A2B" w:rsidDel="008610DF">
          <w:rPr>
            <w:rFonts w:eastAsia="Times New Roman"/>
            <w:color w:val="000000"/>
          </w:rPr>
          <w:delText>[22]</w:delText>
        </w:r>
      </w:del>
      <w:ins w:id="121" w:author="Alexander He" w:date="2021-11-06T18:24:00Z">
        <w:r w:rsidR="008610DF">
          <w:rPr>
            <w:rFonts w:eastAsia="Times New Roman"/>
            <w:color w:val="000000"/>
          </w:rPr>
          <w:t>[20]</w:t>
        </w:r>
      </w:ins>
      <w:r w:rsidR="00497A2B" w:rsidRPr="00497A2B">
        <w:rPr>
          <w:rFonts w:eastAsia="Times New Roman"/>
          <w:color w:val="000000"/>
        </w:rPr>
        <w:t xml:space="preserve">, but the drought indices have a near-zero correlation with PM2.5 </w:t>
      </w:r>
      <w:del w:id="122" w:author="Alexander He" w:date="2021-10-29T02:45:00Z">
        <w:r w:rsidR="00497A2B" w:rsidRPr="00497A2B" w:rsidDel="00A57D90">
          <w:rPr>
            <w:rFonts w:eastAsia="Times New Roman"/>
            <w:color w:val="000000"/>
          </w:rPr>
          <w:delText xml:space="preserve">and AQI </w:delText>
        </w:r>
      </w:del>
      <w:r w:rsidR="00497A2B" w:rsidRPr="00497A2B">
        <w:rPr>
          <w:rFonts w:eastAsia="Times New Roman"/>
          <w:color w:val="000000"/>
        </w:rPr>
        <w:t>(</w:t>
      </w:r>
      <w:del w:id="123" w:author="Alexander He" w:date="2021-11-06T18:32:00Z">
        <w:r w:rsidR="00497A2B" w:rsidRPr="00497A2B" w:rsidDel="00295C44">
          <w:rPr>
            <w:rFonts w:eastAsia="Times New Roman"/>
            <w:color w:val="000000"/>
          </w:rPr>
          <w:delText>Fig. 9</w:delText>
        </w:r>
      </w:del>
      <w:ins w:id="124" w:author="Alexander He" w:date="2021-11-06T18:32:00Z">
        <w:r w:rsidR="00295C44">
          <w:rPr>
            <w:rFonts w:eastAsia="Times New Roman"/>
            <w:color w:val="000000"/>
          </w:rPr>
          <w:t>Fig. 6</w:t>
        </w:r>
      </w:ins>
      <w:r w:rsidR="00497A2B" w:rsidRPr="00497A2B">
        <w:rPr>
          <w:rFonts w:eastAsia="Times New Roman"/>
          <w:color w:val="000000"/>
        </w:rPr>
        <w:t xml:space="preserve">). Estimates from </w:t>
      </w:r>
      <w:del w:id="125" w:author="Alexander He" w:date="2021-11-06T18:24:00Z">
        <w:r w:rsidR="00497A2B" w:rsidRPr="00497A2B" w:rsidDel="008610DF">
          <w:rPr>
            <w:rFonts w:eastAsia="Times New Roman"/>
            <w:color w:val="000000"/>
          </w:rPr>
          <w:delText>[23</w:delText>
        </w:r>
      </w:del>
      <w:ins w:id="126" w:author="Alexander He" w:date="2021-11-06T18:24:00Z">
        <w:r w:rsidR="008610DF">
          <w:rPr>
            <w:rFonts w:eastAsia="Times New Roman"/>
            <w:color w:val="000000"/>
          </w:rPr>
          <w:t>[21</w:t>
        </w:r>
      </w:ins>
      <w:r w:rsidR="00497A2B" w:rsidRPr="00497A2B">
        <w:rPr>
          <w:rFonts w:eastAsia="Times New Roman"/>
          <w:color w:val="000000"/>
        </w:rPr>
        <w:t>]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w:t>
      </w:r>
      <w:del w:id="127" w:author="Alexander He" w:date="2021-11-06T18:32:00Z">
        <w:r w:rsidR="00C07B9A" w:rsidDel="00295C44">
          <w:rPr>
            <w:rFonts w:eastAsia="Times New Roman"/>
            <w:color w:val="000000"/>
          </w:rPr>
          <w:delText>Fig. 9</w:delText>
        </w:r>
      </w:del>
      <w:ins w:id="128" w:author="Alexander He" w:date="2021-11-06T18:32:00Z">
        <w:r w:rsidR="00295C44">
          <w:rPr>
            <w:rFonts w:eastAsia="Times New Roman"/>
            <w:color w:val="000000"/>
          </w:rPr>
          <w:t>Fig. 6</w:t>
        </w:r>
      </w:ins>
      <w:r w:rsidR="00C07B9A">
        <w:rPr>
          <w:rFonts w:eastAsia="Times New Roman"/>
          <w:color w:val="000000"/>
        </w:rPr>
        <w:t>)</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72E3F1EF"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w:t>
      </w:r>
      <w:ins w:id="129" w:author="Alexander He" w:date="2021-10-29T02:45:00Z">
        <w:r w:rsidR="00A57D90">
          <w:rPr>
            <w:rFonts w:eastAsia="Times New Roman"/>
            <w:color w:val="000000"/>
          </w:rPr>
          <w:t xml:space="preserve"> and</w:t>
        </w:r>
      </w:ins>
      <w:del w:id="130" w:author="Alexander He" w:date="2021-10-29T02:45:00Z">
        <w:r w:rsidRPr="001F0CF1" w:rsidDel="00A57D90">
          <w:rPr>
            <w:rFonts w:eastAsia="Times New Roman"/>
            <w:color w:val="000000"/>
          </w:rPr>
          <w:delText>,</w:delText>
        </w:r>
      </w:del>
      <w:r w:rsidRPr="001F0CF1">
        <w:rPr>
          <w:rFonts w:eastAsia="Times New Roman"/>
          <w:color w:val="000000"/>
        </w:rPr>
        <w:t xml:space="preserve"> PM2.5</w:t>
      </w:r>
      <w:del w:id="131" w:author="Alexander He" w:date="2021-10-29T02:45:00Z">
        <w:r w:rsidRPr="001F0CF1" w:rsidDel="00A57D90">
          <w:rPr>
            <w:rFonts w:eastAsia="Times New Roman"/>
            <w:color w:val="000000"/>
          </w:rPr>
          <w:delText>, and AQI</w:delText>
        </w:r>
      </w:del>
      <w:r w:rsidRPr="001F0CF1">
        <w:rPr>
          <w:rFonts w:eastAsia="Times New Roman"/>
          <w:color w:val="000000"/>
        </w:rPr>
        <w:t xml:space="preserve">.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 xml:space="preserve">communities dwell experience higher concentrations of pollutants </w:t>
      </w:r>
      <w:del w:id="132" w:author="Alexander He" w:date="2021-11-06T18:25:00Z">
        <w:r w:rsidR="00497A2B" w:rsidRPr="00497A2B" w:rsidDel="008610DF">
          <w:rPr>
            <w:rFonts w:eastAsia="Times New Roman"/>
            <w:color w:val="000000"/>
          </w:rPr>
          <w:delText>[42</w:delText>
        </w:r>
      </w:del>
      <w:ins w:id="133" w:author="Alexander He" w:date="2021-11-06T18:25:00Z">
        <w:r w:rsidR="008610DF">
          <w:rPr>
            <w:rFonts w:eastAsia="Times New Roman"/>
            <w:color w:val="000000"/>
          </w:rPr>
          <w:t>[40</w:t>
        </w:r>
      </w:ins>
      <w:r w:rsidR="00497A2B" w:rsidRPr="00497A2B">
        <w:rPr>
          <w:rFonts w:eastAsia="Times New Roman"/>
          <w:color w:val="000000"/>
        </w:rPr>
        <w:t>]</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2DC553C3"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w:t>
      </w:r>
      <w:del w:id="134" w:author="Alexander He" w:date="2021-11-06T18:26:00Z">
        <w:r w:rsidR="00497A2B" w:rsidRPr="00497A2B" w:rsidDel="008610DF">
          <w:rPr>
            <w:rFonts w:eastAsia="Times New Roman"/>
            <w:color w:val="000000"/>
          </w:rPr>
          <w:delText>[43</w:delText>
        </w:r>
      </w:del>
      <w:ins w:id="135" w:author="Alexander He" w:date="2021-11-06T18:26:00Z">
        <w:r w:rsidR="008610DF">
          <w:rPr>
            <w:rFonts w:eastAsia="Times New Roman"/>
            <w:color w:val="000000"/>
          </w:rPr>
          <w:t>[41</w:t>
        </w:r>
      </w:ins>
      <w:r w:rsidR="00497A2B" w:rsidRPr="00497A2B">
        <w:rPr>
          <w:rFonts w:eastAsia="Times New Roman"/>
          <w:color w:val="000000"/>
        </w:rPr>
        <w:t xml:space="preserve">].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58F871BD"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 xml:space="preserve">estimates simulated by an ensemble of five chemical transport models </w:t>
      </w:r>
      <w:del w:id="136" w:author="Alexander He" w:date="2021-11-06T18:26:00Z">
        <w:r w:rsidR="00497A2B" w:rsidRPr="00497A2B" w:rsidDel="008610DF">
          <w:rPr>
            <w:rFonts w:eastAsia="Times New Roman"/>
            <w:color w:val="000000"/>
          </w:rPr>
          <w:delText>[44</w:delText>
        </w:r>
      </w:del>
      <w:ins w:id="137" w:author="Alexander He" w:date="2021-11-06T18:26:00Z">
        <w:r w:rsidR="008610DF">
          <w:rPr>
            <w:rFonts w:eastAsia="Times New Roman"/>
            <w:color w:val="000000"/>
          </w:rPr>
          <w:t>[42</w:t>
        </w:r>
      </w:ins>
      <w:r w:rsidR="00497A2B" w:rsidRPr="00497A2B">
        <w:rPr>
          <w:rFonts w:eastAsia="Times New Roman"/>
          <w:color w:val="000000"/>
        </w:rPr>
        <w:t xml:space="preserve">]. These annual mean concentrations were used to estimate global </w:t>
      </w:r>
      <w:r w:rsidR="00497A2B" w:rsidRPr="00497A2B">
        <w:rPr>
          <w:rFonts w:eastAsia="Times New Roman"/>
          <w:color w:val="000000"/>
        </w:rPr>
        <w:lastRenderedPageBreak/>
        <w:t xml:space="preserve">asthma ERVs attributable to ozone </w:t>
      </w:r>
      <w:del w:id="138" w:author="Alexander He" w:date="2021-11-06T18:26:00Z">
        <w:r w:rsidR="00497A2B" w:rsidRPr="00497A2B" w:rsidDel="008610DF">
          <w:rPr>
            <w:rFonts w:eastAsia="Times New Roman"/>
            <w:color w:val="000000"/>
          </w:rPr>
          <w:delText>[43</w:delText>
        </w:r>
      </w:del>
      <w:ins w:id="139" w:author="Alexander He" w:date="2021-11-06T18:26:00Z">
        <w:r w:rsidR="008610DF">
          <w:rPr>
            <w:rFonts w:eastAsia="Times New Roman"/>
            <w:color w:val="000000"/>
          </w:rPr>
          <w:t>[41</w:t>
        </w:r>
      </w:ins>
      <w:r w:rsidR="00497A2B" w:rsidRPr="00497A2B">
        <w:rPr>
          <w:rFonts w:eastAsia="Times New Roman"/>
          <w:color w:val="000000"/>
        </w:rPr>
        <w:t>]. Due to the lack of a monthly ground-level ozone dataset, we did not include ground-level ozone for the present study.</w:t>
      </w:r>
    </w:p>
    <w:p w14:paraId="09280E04" w14:textId="581176E0"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t xml:space="preserve">Data for daily </w:t>
      </w:r>
      <w:del w:id="140" w:author="Alexander He" w:date="2021-10-29T02:44:00Z">
        <w:r w:rsidRPr="00497A2B" w:rsidDel="00A57D90">
          <w:rPr>
            <w:rFonts w:eastAsia="Times New Roman"/>
            <w:color w:val="000000"/>
          </w:rPr>
          <w:delText xml:space="preserve">AQI, </w:delText>
        </w:r>
      </w:del>
      <w:r w:rsidRPr="00497A2B">
        <w:rPr>
          <w:rFonts w:eastAsia="Times New Roman"/>
          <w:color w:val="000000"/>
        </w:rPr>
        <w:t>ground-level ozone</w:t>
      </w:r>
      <w:del w:id="141" w:author="Alexander He" w:date="2021-10-29T02:44:00Z">
        <w:r w:rsidRPr="00497A2B" w:rsidDel="00A57D90">
          <w:rPr>
            <w:rFonts w:eastAsia="Times New Roman"/>
            <w:color w:val="000000"/>
          </w:rPr>
          <w:delText>,</w:delText>
        </w:r>
      </w:del>
      <w:r w:rsidRPr="00497A2B">
        <w:rPr>
          <w:rFonts w:eastAsia="Times New Roman"/>
          <w:color w:val="000000"/>
        </w:rPr>
        <w:t xml:space="preserve"> and other pollutants from EPA Air Data is available in coordinate-specific format. This format is more beneficial for case studies on a localized scale, such as in </w:t>
      </w:r>
      <w:del w:id="142" w:author="Alexander He" w:date="2021-11-06T18:25:00Z">
        <w:r w:rsidRPr="00497A2B" w:rsidDel="008610DF">
          <w:rPr>
            <w:rFonts w:eastAsia="Times New Roman"/>
            <w:color w:val="000000"/>
          </w:rPr>
          <w:delText>[41</w:delText>
        </w:r>
      </w:del>
      <w:ins w:id="143" w:author="Alexander He" w:date="2021-11-06T18:25:00Z">
        <w:r w:rsidR="008610DF">
          <w:rPr>
            <w:rFonts w:eastAsia="Times New Roman"/>
            <w:color w:val="000000"/>
          </w:rPr>
          <w:t>[39</w:t>
        </w:r>
      </w:ins>
      <w:r w:rsidRPr="00497A2B">
        <w:rPr>
          <w:rFonts w:eastAsia="Times New Roman"/>
          <w:color w:val="000000"/>
        </w:rPr>
        <w:t xml:space="preserve">],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w:t>
      </w:r>
      <w:del w:id="144" w:author="Alexander He" w:date="2021-10-29T02:43:00Z">
        <w:r w:rsidR="00C271D3" w:rsidRPr="001F0CF1" w:rsidDel="00A57D90">
          <w:rPr>
            <w:rFonts w:eastAsia="Times New Roman"/>
            <w:color w:val="000000"/>
          </w:rPr>
          <w:delText xml:space="preserve">AQI was spatially interpolated between </w:delText>
        </w:r>
        <w:r w:rsidR="004D5391" w:rsidDel="00A57D90">
          <w:rPr>
            <w:rFonts w:eastAsia="Times New Roman"/>
            <w:color w:val="000000"/>
          </w:rPr>
          <w:delText>coordinates</w:delText>
        </w:r>
        <w:r w:rsidR="00C271D3" w:rsidRPr="001F0CF1" w:rsidDel="00A57D90">
          <w:rPr>
            <w:rFonts w:eastAsia="Times New Roman"/>
            <w:color w:val="000000"/>
          </w:rPr>
          <w:delText xml:space="preserve"> with available data</w:delText>
        </w:r>
        <w:r w:rsidR="00C271D3" w:rsidDel="00A57D90">
          <w:rPr>
            <w:rFonts w:eastAsia="Times New Roman"/>
            <w:color w:val="000000"/>
          </w:rPr>
          <w:delText xml:space="preserve"> and</w:delText>
        </w:r>
        <w:r w:rsidR="00C271D3" w:rsidRPr="001F0CF1" w:rsidDel="00A57D90">
          <w:rPr>
            <w:rFonts w:eastAsia="Times New Roman"/>
            <w:color w:val="000000"/>
          </w:rPr>
          <w:delText xml:space="preserve"> was eliminated in the RFECV</w:delText>
        </w:r>
        <w:r w:rsidR="004D5391" w:rsidDel="00A57D90">
          <w:rPr>
            <w:rFonts w:eastAsia="Times New Roman"/>
            <w:color w:val="000000"/>
          </w:rPr>
          <w:delText xml:space="preserve"> as </w:delText>
        </w:r>
        <w:r w:rsidR="00860487" w:rsidDel="00A57D90">
          <w:rPr>
            <w:rFonts w:eastAsia="Times New Roman"/>
            <w:color w:val="000000"/>
          </w:rPr>
          <w:delText xml:space="preserve">we </w:delText>
        </w:r>
        <w:r w:rsidR="004D5391" w:rsidDel="00A57D90">
          <w:rPr>
            <w:rFonts w:eastAsia="Times New Roman"/>
            <w:color w:val="000000"/>
          </w:rPr>
          <w:delText>expected</w:delText>
        </w:r>
        <w:r w:rsidR="00C271D3" w:rsidRPr="001F0CF1" w:rsidDel="00A57D90">
          <w:rPr>
            <w:rFonts w:eastAsia="Times New Roman"/>
            <w:color w:val="000000"/>
          </w:rPr>
          <w:delText xml:space="preserve">. </w:delText>
        </w:r>
        <w:r w:rsidR="000E0910" w:rsidDel="00A57D90">
          <w:rPr>
            <w:rFonts w:eastAsia="Times New Roman"/>
            <w:color w:val="000000"/>
          </w:rPr>
          <w:delText>We can attribute this</w:delText>
        </w:r>
        <w:r w:rsidR="00C271D3" w:rsidRPr="001F0CF1" w:rsidDel="00A57D90">
          <w:rPr>
            <w:rFonts w:eastAsia="Times New Roman"/>
            <w:color w:val="000000"/>
          </w:rPr>
          <w:delText xml:space="preserve"> to</w:delText>
        </w:r>
        <w:r w:rsidR="008B49DA" w:rsidDel="00A57D90">
          <w:rPr>
            <w:rFonts w:eastAsia="Times New Roman"/>
            <w:color w:val="000000"/>
          </w:rPr>
          <w:delText xml:space="preserve"> </w:delText>
        </w:r>
        <w:r w:rsidR="00675369" w:rsidDel="00A57D90">
          <w:rPr>
            <w:rFonts w:eastAsia="Times New Roman"/>
            <w:color w:val="000000"/>
          </w:rPr>
          <w:delText xml:space="preserve">the </w:delText>
        </w:r>
        <w:r w:rsidR="00E55F8F" w:rsidDel="00A57D90">
          <w:rPr>
            <w:rFonts w:eastAsia="Times New Roman"/>
            <w:color w:val="000000"/>
          </w:rPr>
          <w:delText>naive interpolation</w:delText>
        </w:r>
        <w:r w:rsidR="00675369" w:rsidDel="00A57D90">
          <w:rPr>
            <w:rFonts w:eastAsia="Times New Roman"/>
            <w:color w:val="000000"/>
          </w:rPr>
          <w:delText xml:space="preserve"> applied to AQI.</w:delText>
        </w:r>
      </w:del>
    </w:p>
    <w:p w14:paraId="00000040" w14:textId="1C92C0B6" w:rsidR="00955314" w:rsidRPr="001F0CF1" w:rsidRDefault="00B55929" w:rsidP="00E82575">
      <w:pPr>
        <w:pStyle w:val="Heading2"/>
      </w:pPr>
      <w:r>
        <w:t>Other Limitations</w:t>
      </w:r>
    </w:p>
    <w:p w14:paraId="1B0072E6" w14:textId="310A4ACA"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 xml:space="preserve">effects on a more localized scale, such as within individual cities </w:t>
      </w:r>
      <w:del w:id="145" w:author="Alexander He" w:date="2021-11-06T18:25:00Z">
        <w:r w:rsidR="00497A2B" w:rsidRPr="00497A2B" w:rsidDel="008610DF">
          <w:rPr>
            <w:rFonts w:eastAsia="Times New Roman"/>
            <w:color w:val="000000"/>
          </w:rPr>
          <w:delText>[41</w:delText>
        </w:r>
      </w:del>
      <w:ins w:id="146" w:author="Alexander He" w:date="2021-11-06T18:25:00Z">
        <w:r w:rsidR="008610DF">
          <w:rPr>
            <w:rFonts w:eastAsia="Times New Roman"/>
            <w:color w:val="000000"/>
          </w:rPr>
          <w:t>[39</w:t>
        </w:r>
      </w:ins>
      <w:r w:rsidR="00497A2B" w:rsidRPr="00497A2B">
        <w:rPr>
          <w:rFonts w:eastAsia="Times New Roman"/>
          <w:color w:val="000000"/>
        </w:rPr>
        <w:t>]. Thus, we may characterize these limitations.</w:t>
      </w:r>
    </w:p>
    <w:p w14:paraId="641364BF" w14:textId="4E304244"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w:t>
      </w:r>
      <w:del w:id="147" w:author="Alexander He" w:date="2021-11-06T18:26:00Z">
        <w:r w:rsidRPr="00497A2B" w:rsidDel="008610DF">
          <w:rPr>
            <w:rFonts w:eastAsia="Times New Roman"/>
            <w:color w:val="000000"/>
          </w:rPr>
          <w:delText>[45</w:delText>
        </w:r>
      </w:del>
      <w:ins w:id="148" w:author="Alexander He" w:date="2021-11-06T18:26:00Z">
        <w:r w:rsidR="008610DF">
          <w:rPr>
            <w:rFonts w:eastAsia="Times New Roman"/>
            <w:color w:val="000000"/>
          </w:rPr>
          <w:t>[43</w:t>
        </w:r>
      </w:ins>
      <w:r w:rsidRPr="00497A2B">
        <w:rPr>
          <w:rFonts w:eastAsia="Times New Roman"/>
          <w:color w:val="000000"/>
        </w:rPr>
        <w:t xml:space="preserve">]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2C6B060B"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 xml:space="preserve">rly tobacco smoking and other airborne allergens </w:t>
      </w:r>
      <w:del w:id="149" w:author="Alexander He" w:date="2021-11-06T18:26:00Z">
        <w:r w:rsidR="00E02AD9" w:rsidRPr="00E02AD9" w:rsidDel="008610DF">
          <w:rPr>
            <w:rFonts w:eastAsia="Times New Roman"/>
            <w:color w:val="000000"/>
          </w:rPr>
          <w:delText>[46</w:delText>
        </w:r>
      </w:del>
      <w:ins w:id="150" w:author="Alexander He" w:date="2021-11-06T18:26:00Z">
        <w:r w:rsidR="008610DF">
          <w:rPr>
            <w:rFonts w:eastAsia="Times New Roman"/>
            <w:color w:val="000000"/>
          </w:rPr>
          <w:t>[44</w:t>
        </w:r>
      </w:ins>
      <w:r w:rsidR="00E02AD9" w:rsidRPr="00E02AD9">
        <w:rPr>
          <w:rFonts w:eastAsia="Times New Roman"/>
          <w:color w:val="000000"/>
        </w:rPr>
        <w:t>][3][4], but also infectious microorganisms [9].</w:t>
      </w:r>
    </w:p>
    <w:p w14:paraId="40F8F9A2" w14:textId="20D39795"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 xml:space="preserve">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w:t>
      </w:r>
      <w:del w:id="151" w:author="Alexander He" w:date="2021-11-06T18:26:00Z">
        <w:r w:rsidRPr="00E02AD9" w:rsidDel="008610DF">
          <w:rPr>
            <w:rFonts w:eastAsia="Times New Roman"/>
            <w:color w:val="000000"/>
          </w:rPr>
          <w:delText>[47</w:delText>
        </w:r>
      </w:del>
      <w:ins w:id="152" w:author="Alexander He" w:date="2021-11-06T18:26:00Z">
        <w:r w:rsidR="008610DF">
          <w:rPr>
            <w:rFonts w:eastAsia="Times New Roman"/>
            <w:color w:val="000000"/>
          </w:rPr>
          <w:t>[45</w:t>
        </w:r>
      </w:ins>
      <w:r w:rsidRPr="00E02AD9">
        <w:rPr>
          <w:rFonts w:eastAsia="Times New Roman"/>
          <w:color w:val="000000"/>
        </w:rPr>
        <w:t>]</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4CEFED43"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del w:id="153" w:author="Alexander He" w:date="2021-11-06T18:24:00Z">
        <w:r w:rsidR="008A7AD8" w:rsidRPr="008A7AD8" w:rsidDel="008610DF">
          <w:rPr>
            <w:rFonts w:eastAsia="Times New Roman"/>
            <w:color w:val="000000"/>
          </w:rPr>
          <w:delText>[29</w:delText>
        </w:r>
      </w:del>
      <w:ins w:id="154" w:author="Alexander He" w:date="2021-11-06T18:24:00Z">
        <w:r w:rsidR="008610DF">
          <w:rPr>
            <w:rFonts w:eastAsia="Times New Roman"/>
            <w:color w:val="000000"/>
          </w:rPr>
          <w:t>[27</w:t>
        </w:r>
      </w:ins>
      <w:r w:rsidR="008A7AD8" w:rsidRPr="008A7AD8">
        <w:rPr>
          <w:rFonts w:eastAsia="Times New Roman"/>
          <w:color w:val="000000"/>
        </w:rPr>
        <w:t xml:space="preserve">].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42C6A017"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w:t>
      </w:r>
      <w:del w:id="155" w:author="Alexander He" w:date="2021-11-06T18:26:00Z">
        <w:r w:rsidRPr="008A7AD8" w:rsidDel="008610DF">
          <w:rPr>
            <w:rFonts w:eastAsia="Times New Roman"/>
            <w:color w:val="000000"/>
          </w:rPr>
          <w:delText>[43</w:delText>
        </w:r>
      </w:del>
      <w:ins w:id="156" w:author="Alexander He" w:date="2021-11-06T18:26:00Z">
        <w:r w:rsidR="008610DF">
          <w:rPr>
            <w:rFonts w:eastAsia="Times New Roman"/>
            <w:color w:val="000000"/>
          </w:rPr>
          <w:t>[41</w:t>
        </w:r>
      </w:ins>
      <w:r w:rsidRPr="008A7AD8">
        <w:rPr>
          <w:rFonts w:eastAsia="Times New Roman"/>
          <w:color w:val="000000"/>
        </w:rPr>
        <w:t xml:space="preserve">],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54582E5F" w:rsidR="00655FCA" w:rsidRDefault="005638F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R</w:t>
      </w:r>
      <w:r w:rsidR="00A04976">
        <w:rPr>
          <w:rFonts w:eastAsia="Times New Roman"/>
          <w:color w:val="000000"/>
        </w:rPr>
        <w:t>eplac</w:t>
      </w:r>
      <w:r>
        <w:rPr>
          <w:rFonts w:eastAsia="Times New Roman"/>
          <w:color w:val="000000"/>
        </w:rPr>
        <w:t>ing</w:t>
      </w:r>
      <w:r w:rsidR="00A04976">
        <w:rPr>
          <w:rFonts w:eastAsia="Times New Roman"/>
          <w:color w:val="000000"/>
        </w:rPr>
        <w:t xml:space="preserve"> </w:t>
      </w:r>
      <w:r w:rsidR="007A72BF">
        <w:rPr>
          <w:rFonts w:eastAsia="Times New Roman"/>
          <w:color w:val="000000"/>
        </w:rPr>
        <w:t xml:space="preserve">our use of </w:t>
      </w:r>
      <w:r w:rsidR="00A04976">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 xml:space="preserve">hyperparameter optimization with randomized or gradient-based </w:t>
      </w:r>
      <w:del w:id="157" w:author="Alexander He" w:date="2021-11-06T18:26:00Z">
        <w:r w:rsidR="008A7AD8" w:rsidRPr="008A7AD8" w:rsidDel="008610DF">
          <w:rPr>
            <w:rFonts w:eastAsia="Times New Roman"/>
            <w:color w:val="000000"/>
          </w:rPr>
          <w:delText>[48</w:delText>
        </w:r>
      </w:del>
      <w:ins w:id="158" w:author="Alexander He" w:date="2021-11-06T18:26:00Z">
        <w:r w:rsidR="008610DF">
          <w:rPr>
            <w:rFonts w:eastAsia="Times New Roman"/>
            <w:color w:val="000000"/>
          </w:rPr>
          <w:t>[46</w:t>
        </w:r>
      </w:ins>
      <w:r w:rsidR="008A7AD8" w:rsidRPr="008A7AD8">
        <w:rPr>
          <w:rFonts w:eastAsia="Times New Roman"/>
          <w:color w:val="000000"/>
        </w:rPr>
        <w:t>]</w:t>
      </w:r>
      <w:del w:id="159" w:author="Alexander He" w:date="2021-11-06T18:26:00Z">
        <w:r w:rsidR="008A7AD8" w:rsidRPr="008A7AD8" w:rsidDel="008610DF">
          <w:rPr>
            <w:rFonts w:eastAsia="Times New Roman"/>
            <w:color w:val="000000"/>
          </w:rPr>
          <w:delText>[49</w:delText>
        </w:r>
      </w:del>
      <w:ins w:id="160" w:author="Alexander He" w:date="2021-11-06T18:26:00Z">
        <w:r w:rsidR="008610DF">
          <w:rPr>
            <w:rFonts w:eastAsia="Times New Roman"/>
            <w:color w:val="000000"/>
          </w:rPr>
          <w:t>[47</w:t>
        </w:r>
      </w:ins>
      <w:r w:rsidR="008A7AD8" w:rsidRPr="008A7AD8">
        <w:rPr>
          <w:rFonts w:eastAsia="Times New Roman"/>
          <w:color w:val="000000"/>
        </w:rPr>
        <w:t>]</w:t>
      </w:r>
      <w:r>
        <w:rPr>
          <w:rFonts w:eastAsia="Times New Roman"/>
          <w:color w:val="000000"/>
        </w:rPr>
        <w:t xml:space="preserve"> may provide immediate improvements to the present study</w:t>
      </w:r>
      <w:r w:rsidR="008A7AD8" w:rsidRPr="008A7AD8">
        <w:rPr>
          <w:rFonts w:eastAsia="Times New Roman"/>
          <w:color w:val="000000"/>
        </w:rPr>
        <w:t xml:space="preserve">, </w:t>
      </w:r>
      <w:r>
        <w:rPr>
          <w:rFonts w:eastAsia="Times New Roman"/>
          <w:color w:val="000000"/>
        </w:rPr>
        <w:t xml:space="preserve">but </w:t>
      </w:r>
      <w:r w:rsidR="00655FCA">
        <w:rPr>
          <w:rFonts w:eastAsia="Times New Roman"/>
          <w:color w:val="000000"/>
        </w:rPr>
        <w:t xml:space="preserve">our methodologies </w:t>
      </w:r>
      <w:r w:rsidR="00B922DA">
        <w:rPr>
          <w:rFonts w:eastAsia="Times New Roman"/>
          <w:color w:val="000000"/>
        </w:rPr>
        <w:t>leave room for</w:t>
      </w:r>
      <w:r w:rsidR="00655FCA">
        <w:rPr>
          <w:rFonts w:eastAsia="Times New Roman"/>
          <w:color w:val="000000"/>
        </w:rPr>
        <w:t xml:space="preserve"> grea</w:t>
      </w:r>
      <w:r w:rsidR="00B922DA">
        <w:rPr>
          <w:rFonts w:eastAsia="Times New Roman"/>
          <w:color w:val="000000"/>
        </w:rPr>
        <w:t>ter modifications</w:t>
      </w:r>
      <w:r w:rsidR="00655FCA">
        <w:rPr>
          <w:rFonts w:eastAsia="Times New Roman"/>
          <w:color w:val="000000"/>
        </w:rPr>
        <w:t>.</w:t>
      </w:r>
    </w:p>
    <w:p w14:paraId="5F23F789" w14:textId="1D3C77D2" w:rsidR="00FA48B9" w:rsidRDefault="00026FDB" w:rsidP="00143122">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Any </w:t>
      </w:r>
      <w:r w:rsidR="00655FCA">
        <w:rPr>
          <w:rFonts w:eastAsia="Times New Roman"/>
          <w:color w:val="000000"/>
        </w:rPr>
        <w:t>asymmetry of importance in</w:t>
      </w:r>
      <w:r>
        <w:rPr>
          <w:rFonts w:eastAsia="Times New Roman"/>
          <w:color w:val="000000"/>
        </w:rPr>
        <w:t xml:space="preserve"> target</w:t>
      </w:r>
      <w:r w:rsidR="00655FCA">
        <w:rPr>
          <w:rFonts w:eastAsia="Times New Roman"/>
          <w:color w:val="000000"/>
        </w:rPr>
        <w:t xml:space="preserve"> domain values (mortality rates) </w:t>
      </w:r>
      <w:r>
        <w:rPr>
          <w:rFonts w:eastAsia="Times New Roman"/>
          <w:color w:val="000000"/>
        </w:rPr>
        <w:t xml:space="preserve">were not addressed. Thus, imbalanced regression techniques can be used, </w:t>
      </w:r>
      <w:r w:rsidR="003C58B9">
        <w:rPr>
          <w:rFonts w:eastAsia="Times New Roman"/>
          <w:color w:val="000000"/>
        </w:rPr>
        <w:t xml:space="preserve">such </w:t>
      </w:r>
      <w:r w:rsidR="008C1627">
        <w:rPr>
          <w:rFonts w:eastAsia="Times New Roman"/>
          <w:color w:val="000000"/>
        </w:rPr>
        <w:t xml:space="preserve">as </w:t>
      </w:r>
      <w:r w:rsidR="000505DF">
        <w:rPr>
          <w:rFonts w:eastAsia="Times New Roman"/>
          <w:color w:val="000000"/>
        </w:rPr>
        <w:t xml:space="preserve">the SMOGN algorithm </w:t>
      </w:r>
      <w:del w:id="161" w:author="Alexander He" w:date="2021-11-06T18:26:00Z">
        <w:r w:rsidR="000505DF" w:rsidDel="008610DF">
          <w:rPr>
            <w:rFonts w:eastAsia="Times New Roman"/>
            <w:color w:val="000000"/>
          </w:rPr>
          <w:delText>[50</w:delText>
        </w:r>
      </w:del>
      <w:ins w:id="162" w:author="Alexander He" w:date="2021-11-06T18:26:00Z">
        <w:r w:rsidR="008610DF">
          <w:rPr>
            <w:rFonts w:eastAsia="Times New Roman"/>
            <w:color w:val="000000"/>
          </w:rPr>
          <w:t>[48</w:t>
        </w:r>
      </w:ins>
      <w:r w:rsidR="000505DF">
        <w:rPr>
          <w:rFonts w:eastAsia="Times New Roman"/>
          <w:color w:val="000000"/>
        </w:rPr>
        <w:t xml:space="preserve">], which involves </w:t>
      </w:r>
      <w:r w:rsidR="003C58B9">
        <w:rPr>
          <w:rFonts w:eastAsia="Times New Roman"/>
          <w:color w:val="000000"/>
        </w:rPr>
        <w:t>pre-processing with random over-/under-sampling</w:t>
      </w:r>
      <w:r>
        <w:rPr>
          <w:rFonts w:eastAsia="Times New Roman"/>
          <w:color w:val="000000"/>
        </w:rPr>
        <w:t xml:space="preserve">. </w:t>
      </w:r>
      <w:r w:rsidR="00866EB1">
        <w:rPr>
          <w:rFonts w:eastAsia="Times New Roman"/>
          <w:color w:val="000000"/>
        </w:rPr>
        <w:t>This also requires additional evaluation metrics</w:t>
      </w:r>
      <w:r w:rsidR="003C58B9">
        <w:rPr>
          <w:rFonts w:eastAsia="Times New Roman"/>
          <w:color w:val="000000"/>
        </w:rPr>
        <w:t>, such as F1 scores</w:t>
      </w:r>
      <w:r w:rsidR="00866EB1">
        <w:rPr>
          <w:rFonts w:eastAsia="Times New Roman"/>
          <w:color w:val="000000"/>
        </w:rPr>
        <w:t>.</w:t>
      </w:r>
      <w:r w:rsidR="003B4F6E">
        <w:rPr>
          <w:rFonts w:eastAsia="Times New Roman"/>
          <w:color w:val="000000"/>
        </w:rPr>
        <w:t xml:space="preserve"> </w:t>
      </w:r>
      <w:r w:rsidR="000C217F">
        <w:rPr>
          <w:rFonts w:eastAsia="Times New Roman"/>
          <w:color w:val="000000"/>
        </w:rPr>
        <w:t>Predicting extreme values can be an additional objective</w:t>
      </w:r>
      <w:r w:rsidR="00FA48B9">
        <w:rPr>
          <w:rFonts w:eastAsia="Times New Roman"/>
          <w:color w:val="000000"/>
        </w:rPr>
        <w:t xml:space="preserve"> </w:t>
      </w:r>
      <w:r w:rsidR="007A380E">
        <w:rPr>
          <w:rFonts w:eastAsia="Times New Roman"/>
          <w:color w:val="000000"/>
        </w:rPr>
        <w:t>for imbalanced regression to address. The squared error</w:t>
      </w:r>
      <w:r w:rsidR="00FA48B9">
        <w:rPr>
          <w:rFonts w:eastAsia="Times New Roman"/>
          <w:color w:val="000000"/>
        </w:rPr>
        <w:t>-</w:t>
      </w:r>
      <w:r w:rsidR="007A380E">
        <w:rPr>
          <w:rFonts w:eastAsia="Times New Roman"/>
          <w:color w:val="000000"/>
        </w:rPr>
        <w:t>relevance area (SERA)</w:t>
      </w:r>
      <w:r w:rsidR="00866EB1">
        <w:rPr>
          <w:rFonts w:eastAsia="Times New Roman"/>
          <w:color w:val="000000"/>
        </w:rPr>
        <w:t xml:space="preserve"> metric</w:t>
      </w:r>
      <w:r w:rsidR="007A380E">
        <w:rPr>
          <w:rFonts w:eastAsia="Times New Roman"/>
          <w:color w:val="000000"/>
        </w:rPr>
        <w:t xml:space="preserve"> </w:t>
      </w:r>
      <w:del w:id="163" w:author="Alexander He" w:date="2021-11-06T18:26:00Z">
        <w:r w:rsidR="00866EB1" w:rsidDel="008610DF">
          <w:rPr>
            <w:rFonts w:eastAsia="Times New Roman"/>
            <w:color w:val="000000"/>
          </w:rPr>
          <w:delText>[51</w:delText>
        </w:r>
      </w:del>
      <w:ins w:id="164" w:author="Alexander He" w:date="2021-11-06T18:26:00Z">
        <w:r w:rsidR="008610DF">
          <w:rPr>
            <w:rFonts w:eastAsia="Times New Roman"/>
            <w:color w:val="000000"/>
          </w:rPr>
          <w:t>[49</w:t>
        </w:r>
      </w:ins>
      <w:r w:rsidR="00866EB1">
        <w:rPr>
          <w:rFonts w:eastAsia="Times New Roman"/>
          <w:color w:val="000000"/>
        </w:rPr>
        <w:t xml:space="preserve">] </w:t>
      </w:r>
      <w:r w:rsidR="007A380E">
        <w:rPr>
          <w:rFonts w:eastAsia="Times New Roman"/>
          <w:color w:val="000000"/>
        </w:rPr>
        <w:t>can be used</w:t>
      </w:r>
      <w:r w:rsidR="00866EB1">
        <w:rPr>
          <w:rFonts w:eastAsia="Times New Roman"/>
          <w:color w:val="000000"/>
        </w:rPr>
        <w:t>.</w:t>
      </w:r>
    </w:p>
    <w:p w14:paraId="299FD2F3" w14:textId="3DD9C6EB" w:rsidR="00FA48B9" w:rsidRPr="00143122" w:rsidRDefault="00ED3C2C" w:rsidP="00143122">
      <w:pPr>
        <w:spacing w:after="120" w:line="228" w:lineRule="auto"/>
        <w:ind w:firstLine="288"/>
        <w:jc w:val="both"/>
      </w:pPr>
      <w:r>
        <w:rPr>
          <w:rFonts w:eastAsia="Times New Roman"/>
          <w:color w:val="000000"/>
        </w:rPr>
        <w:t>W</w:t>
      </w:r>
      <w:r w:rsidR="00744B5C">
        <w:rPr>
          <w:rFonts w:eastAsia="Times New Roman"/>
          <w:color w:val="000000"/>
        </w:rPr>
        <w:t xml:space="preserve">e can explore the model sensitivity to different machine learning techniques, such as neural networks. This may also further validate our results. </w:t>
      </w:r>
      <w:r w:rsidR="00BB4219">
        <w:rPr>
          <w:rFonts w:eastAsia="Times New Roman"/>
          <w:color w:val="000000"/>
        </w:rPr>
        <w:t xml:space="preserve"> We can also </w:t>
      </w:r>
      <w:r w:rsidR="007A72BF">
        <w:rPr>
          <w:rFonts w:eastAsia="Times New Roman"/>
          <w:color w:val="000000"/>
        </w:rPr>
        <w:t>train with</w:t>
      </w:r>
      <w:r w:rsidR="00C30E80">
        <w:rPr>
          <w:rFonts w:eastAsia="Times New Roman"/>
          <w:color w:val="000000"/>
        </w:rPr>
        <w:t xml:space="preserve"> datasets</w:t>
      </w:r>
      <w:r w:rsidR="00862ABB">
        <w:rPr>
          <w:rFonts w:eastAsia="Times New Roman"/>
          <w:color w:val="000000"/>
        </w:rPr>
        <w:t xml:space="preserve"> </w:t>
      </w:r>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p>
    <w:p w14:paraId="57226469" w14:textId="65F1B3E5" w:rsidR="002A6DAC" w:rsidRDefault="002A6DAC" w:rsidP="008720FD">
      <w:pPr>
        <w:pStyle w:val="Heading1"/>
        <w:numPr>
          <w:ilvl w:val="0"/>
          <w:numId w:val="0"/>
        </w:numPr>
      </w:pPr>
      <w:r>
        <w:t>Code Availability</w:t>
      </w:r>
    </w:p>
    <w:p w14:paraId="048F3F85" w14:textId="33CD6CE9" w:rsidR="002A6DAC" w:rsidRPr="002A6DAC" w:rsidRDefault="002A6DAC" w:rsidP="00143122">
      <w:pPr>
        <w:spacing w:after="120" w:line="228" w:lineRule="auto"/>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w:t>
      </w:r>
      <w:del w:id="165" w:author="Alexander He" w:date="2021-11-06T18:26:00Z">
        <w:r w:rsidR="00FF678C" w:rsidRPr="00FF678C" w:rsidDel="008610DF">
          <w:delText>[5</w:delText>
        </w:r>
        <w:r w:rsidR="002F57BB" w:rsidDel="008610DF">
          <w:delText>2</w:delText>
        </w:r>
      </w:del>
      <w:ins w:id="166" w:author="Alexander He" w:date="2021-11-06T18:26:00Z">
        <w:r w:rsidR="008610DF">
          <w:t>[50</w:t>
        </w:r>
      </w:ins>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lastRenderedPageBreak/>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153E9054" w:rsidR="00287D33" w:rsidRDefault="00A72848" w:rsidP="00287D33">
      <w:pPr>
        <w:pStyle w:val="references"/>
      </w:pPr>
      <w:r w:rsidRPr="00A72848">
        <w:t xml:space="preserve">G. Viegi, F. Pistelli, D. L. Sherrill, S. Maio, S. Baldacci, </w:t>
      </w:r>
      <w:r w:rsidR="002F53B9">
        <w:t xml:space="preserve">and </w:t>
      </w:r>
      <w:r w:rsidRPr="00A72848">
        <w:t>L. Carrozzi</w:t>
      </w:r>
      <w:r>
        <w:t xml:space="preserve">, </w:t>
      </w:r>
      <w:r w:rsidR="00287D33">
        <w:t>“Definition, epidemiology and natural history of COPD,” European Respiratory Journal, vol. 30, no. 5, pp. 993–1013, 2007.</w:t>
      </w:r>
    </w:p>
    <w:p w14:paraId="5DD25709" w14:textId="6339CA01" w:rsidR="00287D33" w:rsidRDefault="008B16E1" w:rsidP="00287D33">
      <w:pPr>
        <w:pStyle w:val="references"/>
      </w:pPr>
      <w:r w:rsidRPr="008B16E1">
        <w:t xml:space="preserve">S. Baldacci, S. Maio, S. Cerrai, G. Sarno, N. Baïz, M. Simoni, I. Annesi-Maesano, </w:t>
      </w:r>
      <w:r w:rsidR="002F53B9">
        <w:t xml:space="preserve">and </w:t>
      </w:r>
      <w:r w:rsidRPr="008B16E1">
        <w:t xml:space="preserve">G. Viegi, </w:t>
      </w:r>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r w:rsidRPr="008B16E1">
        <w:t xml:space="preserve">M. D’Amato, A. Molino, G. Calabrese, </w:t>
      </w:r>
      <w:r w:rsidR="002F53B9">
        <w:t>L. Cecchi, I. Annesi-Maesano, and G. D’Amato</w:t>
      </w:r>
      <w:r w:rsidRPr="008B16E1">
        <w:t xml:space="preserve">, </w:t>
      </w:r>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r w:rsidRPr="008B16E1">
        <w:t xml:space="preserve">Z. Mu, PL. Chen, FH. Geng, </w:t>
      </w:r>
      <w:r w:rsidR="002F53B9">
        <w:t>L. Ren</w:t>
      </w:r>
      <w:r w:rsidRPr="008B16E1">
        <w:t>,</w:t>
      </w:r>
      <w:r w:rsidR="002F53B9">
        <w:t xml:space="preserve"> WC. Gu, JY. Ma, L. Peng, and QY. Li,</w:t>
      </w:r>
      <w:r w:rsidRPr="008B16E1">
        <w:t xml:space="preserve"> </w:t>
      </w:r>
      <w:r w:rsidR="00287D33">
        <w:t>“Synergistic effects of temperature and humidity on the symptoms of COPD patients,” Int J Biometeorol, vol. 61, pp. 1919–1925, 2017.</w:t>
      </w:r>
    </w:p>
    <w:p w14:paraId="69B3811F" w14:textId="32DF71AB" w:rsidR="00287D33" w:rsidRDefault="00046BA5" w:rsidP="00287D33">
      <w:pPr>
        <w:pStyle w:val="references"/>
      </w:pPr>
      <w:r w:rsidRPr="00046BA5">
        <w:t>A. Prüss-Ustün, J. Wolf, C.</w:t>
      </w:r>
      <w:r>
        <w:t xml:space="preserve"> </w:t>
      </w:r>
      <w:r w:rsidRPr="00046BA5">
        <w:t>Corvalán, R. Bos</w:t>
      </w:r>
      <w:r>
        <w:t>,</w:t>
      </w:r>
      <w:r w:rsidRPr="00046BA5">
        <w:t xml:space="preserve"> and M. Neira, </w:t>
      </w:r>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r w:rsidRPr="00046BA5">
        <w:t xml:space="preserve">M. E. Fitzpatrick, S. Sethi, C. L. Daley, P. Ray, J. M. Beck, and M. R. Gingo, </w:t>
      </w:r>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r w:rsidRPr="006557F4">
        <w:t>M. S. Hammer, A. van Donkelaar, C. Li, A. Lyapustin, A. M. Sayer, N. C. Hsu, et al.</w:t>
      </w:r>
      <w:r>
        <w:t xml:space="preserve">, </w:t>
      </w:r>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r w:rsidRPr="00277347">
        <w:t>G. R. van der Werf, J. T. Randerson, L. Giglio, T. T. van Leeuwen, Y. Chen, B. M. Rogers, et al.</w:t>
      </w:r>
      <w:r>
        <w:t xml:space="preserve">, </w:t>
      </w:r>
      <w:r w:rsidR="00287D33">
        <w:t>“Global fire emissions estimates during 1997–2016,” Earth Syst. Sci. Data, vol. 9, no. 2, pp. 697–720, 2017.</w:t>
      </w:r>
    </w:p>
    <w:p w14:paraId="7B88A5EA" w14:textId="3ABAA0DF" w:rsidR="00287D33" w:rsidDel="000E23A7" w:rsidRDefault="00287D33" w:rsidP="00287D33">
      <w:pPr>
        <w:pStyle w:val="references"/>
        <w:rPr>
          <w:del w:id="167" w:author="Alexander He" w:date="2021-11-06T18:29:00Z"/>
        </w:rPr>
      </w:pPr>
      <w:del w:id="168" w:author="Alexander He" w:date="2021-10-29T03:17:00Z">
        <w:r w:rsidDel="002D4193">
          <w:delText>“Pre-Generated Data Files,” US EPA. [Online]. Available: https://aqs.epa.gov/aqsweb/airdata/download_files.html.</w:delText>
        </w:r>
      </w:del>
    </w:p>
    <w:p w14:paraId="4451FD31" w14:textId="1F3CFF8A" w:rsidR="00287D33" w:rsidDel="000E23A7" w:rsidRDefault="00287D33" w:rsidP="00287D33">
      <w:pPr>
        <w:pStyle w:val="references"/>
        <w:rPr>
          <w:del w:id="169" w:author="Alexander He" w:date="2021-11-06T18:29:00Z"/>
        </w:rPr>
      </w:pPr>
      <w:del w:id="170" w:author="Alexander He" w:date="2021-10-29T03:17:00Z">
        <w:r w:rsidDel="002D4193">
          <w:delText>“scipy.interpolate.griddata,” SciPy.org. [Online]. Available: https://docs.scipy.org/doc/scipy/reference/generated/scipy.interpolate.griddata.html.</w:delText>
        </w:r>
      </w:del>
    </w:p>
    <w:p w14:paraId="186B0BF5" w14:textId="72D4E759" w:rsidR="00287D33" w:rsidRDefault="00520E53" w:rsidP="00287D33">
      <w:pPr>
        <w:pStyle w:val="references"/>
      </w:pPr>
      <w:r w:rsidRPr="00520E53">
        <w:t>P. Virtanen, R. Gommers</w:t>
      </w:r>
      <w:r>
        <w:t xml:space="preserve">, et al., </w:t>
      </w:r>
      <w:r w:rsidR="00287D33">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2DF0FB2A" w:rsidR="008720FD" w:rsidRPr="006B53BB" w:rsidRDefault="00EF5B7D" w:rsidP="00287D33">
      <w:pPr>
        <w:pStyle w:val="references"/>
      </w:pPr>
      <w:r w:rsidRPr="00EF5B7D">
        <w:t xml:space="preserve">R. S. Vose, S. Applequist, M. Squires, I. Durre, M. J. Menne, C. N. Williams Jr., C. Fenimore, K. Gleason, and D. Arndt, </w:t>
      </w:r>
      <w:r w:rsidR="00287D33">
        <w:t>“NOAA’s Climate Divisional Database (nCLIMDIV).” NOAA National Climatic Data Center, 2014.</w:t>
      </w:r>
    </w:p>
    <w:p w14:paraId="2237C96E" w14:textId="7F785AC7" w:rsidR="00481A64" w:rsidRDefault="00EF5B7D" w:rsidP="00481A64">
      <w:pPr>
        <w:pStyle w:val="references"/>
      </w:pPr>
      <w:r w:rsidRPr="00EF5B7D">
        <w:t>Y. Wang, Y. Xie, W. Dong, Y. Ming, J. Wang, and L. Shen</w:t>
      </w:r>
      <w:r>
        <w:t xml:space="preserve">, </w:t>
      </w:r>
      <w:r w:rsidR="00481A64">
        <w:t>“Adverse effects of increasing drought on air quality via natural processes,” Atmos. Chem. Phys., vol. 17, no. 20, pp. 12827–12843, 2017.</w:t>
      </w:r>
    </w:p>
    <w:p w14:paraId="51374F2F" w14:textId="384F0B41" w:rsidR="00481A64" w:rsidRDefault="00EF5B7D" w:rsidP="00481A64">
      <w:pPr>
        <w:pStyle w:val="references"/>
      </w:pPr>
      <w:r w:rsidRPr="00EF5B7D">
        <w:t>M. Zhao and S. W. Running</w:t>
      </w:r>
      <w:r>
        <w:t xml:space="preserve">, </w:t>
      </w:r>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r w:rsidRPr="00EF5B7D">
        <w:t>W. C. Palmer</w:t>
      </w:r>
      <w:r>
        <w:t xml:space="preserve">, </w:t>
      </w:r>
      <w:r w:rsidR="00481A64">
        <w:t>Meteorologic Drought. US Department of Commerce, Weather Bureau, Research Paper No. 45, p. 58., 1965.</w:t>
      </w:r>
    </w:p>
    <w:p w14:paraId="73A513C6" w14:textId="0A6DB00A" w:rsidR="00481A64" w:rsidRDefault="00354CF1" w:rsidP="00481A64">
      <w:pPr>
        <w:pStyle w:val="references"/>
      </w:pPr>
      <w:r w:rsidRPr="00354CF1">
        <w:t xml:space="preserve">T. B. McKee, N. J. Doesken, and J. Kleist, </w:t>
      </w:r>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r w:rsidRPr="00354CF1">
        <w:t>A. M. Campbell, M.-F. Racault, S. Goult, and A. Laurenson</w:t>
      </w:r>
      <w:r>
        <w:t xml:space="preserve">, </w:t>
      </w:r>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r w:rsidRPr="00354CF1">
        <w:t>C. F. Dormann, J. Elith, S. Bacher, C. Buchmann, G. Carl, G. Carré, et al.</w:t>
      </w:r>
      <w:r>
        <w:t xml:space="preserve">, </w:t>
      </w:r>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r w:rsidRPr="00354CF1">
        <w:t>G. Louppe</w:t>
      </w:r>
      <w:r>
        <w:t xml:space="preserve">, </w:t>
      </w:r>
      <w:r w:rsidR="00CF4B1F">
        <w:t>“Understanding random forests: From theory to practice,” arXiv [stat.ML], 2014.</w:t>
      </w:r>
    </w:p>
    <w:p w14:paraId="7AD70B9E" w14:textId="6D78E786" w:rsidR="00CF4B1F" w:rsidRDefault="008A343B" w:rsidP="00CF4B1F">
      <w:pPr>
        <w:pStyle w:val="references"/>
      </w:pPr>
      <w:r w:rsidRPr="008A343B">
        <w:t>R. R. Heim Jr.</w:t>
      </w:r>
      <w:r>
        <w:t xml:space="preserve">, </w:t>
      </w:r>
      <w:r w:rsidR="00CF4B1F">
        <w:t>“A review of twentieth-century drought indices used in the United States,” Bull. Am. Meteorol. Soc., vol. 83, no. 8, pp. 1149–1166, 2002.</w:t>
      </w:r>
    </w:p>
    <w:p w14:paraId="26E5A51C" w14:textId="1986D198" w:rsidR="00CF4B1F" w:rsidRDefault="008A343B" w:rsidP="00CF4B1F">
      <w:pPr>
        <w:pStyle w:val="references"/>
      </w:pPr>
      <w:r w:rsidRPr="008A343B">
        <w:t>W. M. Alley</w:t>
      </w:r>
      <w:r>
        <w:t xml:space="preserve">, </w:t>
      </w:r>
      <w:r w:rsidR="00CF4B1F">
        <w:t>“The Palmer drought severity index: Limitations and assumptions,” J. Clim. Appl. Meteorol., vol. 23, no. 7, pp. 1100–1109, 1984.</w:t>
      </w:r>
    </w:p>
    <w:p w14:paraId="52FBEEA0" w14:textId="10E03AD9" w:rsidR="00CF4B1F" w:rsidRDefault="008A343B" w:rsidP="00CF4B1F">
      <w:pPr>
        <w:pStyle w:val="references"/>
      </w:pPr>
      <w:r w:rsidRPr="008A343B">
        <w:t xml:space="preserve">F. S. Chapin and V. T. Eviner, </w:t>
      </w:r>
      <w:r w:rsidR="00CF4B1F">
        <w:t>“Biogeochemistry of terrestrial net primary production,” in Treatise on Geochemistry,</w:t>
      </w:r>
      <w:r w:rsidRPr="008A343B">
        <w:t xml:space="preserve"> H. D. Holland and K. K. Turekian, Ed. </w:t>
      </w:r>
      <w:r w:rsidR="00CF4B1F">
        <w:t>Elsevier, 2007, pp. 1–35.</w:t>
      </w:r>
    </w:p>
    <w:p w14:paraId="25FE4698" w14:textId="6FBD8DDA" w:rsidR="00CF4B1F" w:rsidRDefault="008A343B" w:rsidP="00CF4B1F">
      <w:pPr>
        <w:pStyle w:val="references"/>
      </w:pPr>
      <w:r w:rsidRPr="008A343B">
        <w:t>K. J. Foreman, N. Marquez, A. Dolgert, K. Fukutaki, N. Fullman, M. McGaughey, et al.</w:t>
      </w:r>
      <w:r>
        <w:t xml:space="preserve">, </w:t>
      </w:r>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r w:rsidRPr="008A343B">
        <w:t>K. Ito, G. D. Thurston, and R. A. Silverman</w:t>
      </w:r>
      <w:r>
        <w:t xml:space="preserve">, </w:t>
      </w:r>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r w:rsidRPr="008A343B">
        <w:t>L. Chen, K. Mengersen, and S. Tong</w:t>
      </w:r>
      <w:r>
        <w:t xml:space="preserve">, </w:t>
      </w:r>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r w:rsidRPr="008A343B">
        <w:t>A. Hajat, C. Hsia, and M. S. O’Neill</w:t>
      </w:r>
      <w:r>
        <w:t xml:space="preserve">, </w:t>
      </w:r>
      <w:r w:rsidR="00CF4B1F">
        <w:t>“Socioeconomic disparities and air pollution exposure: A global review,” Curr. Environ. Health Rep., vol. 2, no. 4, pp. 440–450, 2015.</w:t>
      </w:r>
    </w:p>
    <w:p w14:paraId="2CCB36BF" w14:textId="39F1E0C9" w:rsidR="00CF4B1F" w:rsidRDefault="0056303B" w:rsidP="00CF4B1F">
      <w:pPr>
        <w:pStyle w:val="references"/>
      </w:pPr>
      <w:r w:rsidRPr="0056303B">
        <w:t>S. C. Anenberg, D. K. Henze, V. Tinney, P. L. Kinney, W. Raich, N. Fann, et al.</w:t>
      </w:r>
      <w:r>
        <w:t xml:space="preserve">, </w:t>
      </w:r>
      <w:r w:rsidR="00CF4B1F">
        <w:t>“Estimates of the Global Burden of Ambient PM2.5, Ozone, and NO2 on Asthma Incidence and Emergency Room Visits,” Environ. Health Perspect., vol. 126, no. 10, p. 107004, 2018.</w:t>
      </w:r>
    </w:p>
    <w:p w14:paraId="0B000FE3" w14:textId="42D08AC5" w:rsidR="00CF4B1F" w:rsidRDefault="0056303B" w:rsidP="00CF4B1F">
      <w:pPr>
        <w:pStyle w:val="references"/>
      </w:pPr>
      <w:r w:rsidRPr="0056303B">
        <w:t>S. Galmarini, B. Koffi, E. Solazzo, T. Keating, C. Hogrefe, M. Schulz, et al.</w:t>
      </w:r>
      <w:r>
        <w:t xml:space="preserve">, </w:t>
      </w:r>
      <w:r w:rsidR="00CF4B1F">
        <w:t xml:space="preserve">“Technical note: Coordination and harmonization of the multi-scale, multi-model activities HTAP2, AQMEII3, and MICS-Asia3: simulations, emission inventories, boundary conditions, and model </w:t>
      </w:r>
      <w:r w:rsidR="00CF4B1F">
        <w:lastRenderedPageBreak/>
        <w:t>output formats,” Atmos. Chem. Phys., vol. 17, no. 2, pp. 1543–1555, 2017.</w:t>
      </w:r>
    </w:p>
    <w:p w14:paraId="1C6E2A6B" w14:textId="24651E6E" w:rsidR="00CF4B1F" w:rsidRDefault="0056303B" w:rsidP="00CF4B1F">
      <w:pPr>
        <w:pStyle w:val="references"/>
      </w:pPr>
      <w:r w:rsidRPr="0056303B">
        <w:t>M. Szyszkowicz, T. Kousha, J. Castner, and R. Dales</w:t>
      </w:r>
      <w:r>
        <w:t xml:space="preserve">, </w:t>
      </w:r>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r w:rsidRPr="0056303B">
        <w:t>J. L. López-Campos, W. Tan, and J. B. Soriano</w:t>
      </w:r>
      <w:r>
        <w:t xml:space="preserve">, </w:t>
      </w:r>
      <w:r w:rsidR="00CF4B1F">
        <w:t>“Global burden of COPD: Global burden of COPD,” Respirology, vol. 21, no. 1, pp. 14–23, 2016.</w:t>
      </w:r>
    </w:p>
    <w:p w14:paraId="38EA4BDD" w14:textId="537A9690" w:rsidR="00CF4B1F" w:rsidRDefault="0056303B" w:rsidP="00CF4B1F">
      <w:pPr>
        <w:pStyle w:val="references"/>
      </w:pPr>
      <w:r w:rsidRPr="0056303B">
        <w:t>J. Heinrich</w:t>
      </w:r>
      <w:r>
        <w:t xml:space="preserve">, </w:t>
      </w:r>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r w:rsidRPr="0056303B">
        <w:t>L. Franceschi, M. Donini, P. Frasconi, and M. Pontil</w:t>
      </w:r>
      <w:r>
        <w:t xml:space="preserve">, </w:t>
      </w:r>
      <w:r w:rsidR="00CF4B1F">
        <w:t>“Forward and reverse gradient-based hyperparameter optimization,” arXiv [stat.ML], 2017.</w:t>
      </w:r>
    </w:p>
    <w:p w14:paraId="69C670DE" w14:textId="6D67AA74" w:rsidR="00CF4B1F" w:rsidRDefault="0056303B" w:rsidP="00CF4B1F">
      <w:pPr>
        <w:pStyle w:val="references"/>
      </w:pPr>
      <w:r w:rsidRPr="0056303B">
        <w:t>D. Maclaurin, D. Duvenaud, and R. P. Adams</w:t>
      </w:r>
      <w:r>
        <w:t xml:space="preserve">, </w:t>
      </w:r>
      <w:r w:rsidR="00CF4B1F">
        <w:t>“Gradient-based hyperparameter optimization through reversible learning,” arXiv [stat.ML], 2015.</w:t>
      </w:r>
    </w:p>
    <w:p w14:paraId="6312B1E0" w14:textId="480D6E1A" w:rsidR="002F57BB" w:rsidRDefault="0056303B" w:rsidP="00CF4B1F">
      <w:pPr>
        <w:pStyle w:val="references"/>
      </w:pPr>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p>
    <w:p w14:paraId="7CE44AEF" w14:textId="10063281" w:rsidR="002F57BB" w:rsidRDefault="0056303B" w:rsidP="00CF4B1F">
      <w:pPr>
        <w:pStyle w:val="references"/>
      </w:pPr>
      <w:r w:rsidRPr="0056303B">
        <w:t>R. P. Ribeiro and N. Moniz</w:t>
      </w:r>
      <w:r>
        <w:t xml:space="preserve">, </w:t>
      </w:r>
      <w:r w:rsidR="002F57BB" w:rsidRPr="002F57BB">
        <w:t>“Imbalanced regression and extreme value prediction,” Machine Learning, vol. 109, pp. 1803–1835, Sep. 2020.</w:t>
      </w:r>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8DA79" w14:textId="77777777" w:rsidR="00DE5121" w:rsidRDefault="00DE5121">
      <w:r>
        <w:separator/>
      </w:r>
    </w:p>
  </w:endnote>
  <w:endnote w:type="continuationSeparator" w:id="0">
    <w:p w14:paraId="7BC70A60" w14:textId="77777777" w:rsidR="00DE5121" w:rsidRDefault="00DE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0622" w14:textId="0BDA5239" w:rsidR="00A57D90" w:rsidRDefault="00A57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83697" w14:textId="77777777" w:rsidR="00DE5121" w:rsidRDefault="00DE5121">
      <w:r>
        <w:separator/>
      </w:r>
    </w:p>
  </w:footnote>
  <w:footnote w:type="continuationSeparator" w:id="0">
    <w:p w14:paraId="60AED2C9" w14:textId="77777777" w:rsidR="00DE5121" w:rsidRDefault="00DE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e">
    <w15:presenceInfo w15:providerId="Windows Live" w15:userId="bda885199a49e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hPDWgCN8+/V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5665"/>
    <w:rsid w:val="000C7E89"/>
    <w:rsid w:val="000D19E3"/>
    <w:rsid w:val="000D399C"/>
    <w:rsid w:val="000D3E1C"/>
    <w:rsid w:val="000D6C74"/>
    <w:rsid w:val="000D7A27"/>
    <w:rsid w:val="000D7A67"/>
    <w:rsid w:val="000E0910"/>
    <w:rsid w:val="000E165E"/>
    <w:rsid w:val="000E23A7"/>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16407"/>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122"/>
    <w:rsid w:val="00143C2D"/>
    <w:rsid w:val="00144798"/>
    <w:rsid w:val="00144AB6"/>
    <w:rsid w:val="001456EC"/>
    <w:rsid w:val="0014578F"/>
    <w:rsid w:val="001466B6"/>
    <w:rsid w:val="001466C9"/>
    <w:rsid w:val="00150ECA"/>
    <w:rsid w:val="00152E25"/>
    <w:rsid w:val="001534AB"/>
    <w:rsid w:val="001548CF"/>
    <w:rsid w:val="0015494F"/>
    <w:rsid w:val="001560B1"/>
    <w:rsid w:val="001566CC"/>
    <w:rsid w:val="0015765B"/>
    <w:rsid w:val="00157A0A"/>
    <w:rsid w:val="001622B9"/>
    <w:rsid w:val="0016268F"/>
    <w:rsid w:val="001638C7"/>
    <w:rsid w:val="00164575"/>
    <w:rsid w:val="00164BFD"/>
    <w:rsid w:val="00165A5C"/>
    <w:rsid w:val="00165D52"/>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06C"/>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71D"/>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DCB"/>
    <w:rsid w:val="00287D33"/>
    <w:rsid w:val="00290E27"/>
    <w:rsid w:val="002912C3"/>
    <w:rsid w:val="002928E7"/>
    <w:rsid w:val="002952BE"/>
    <w:rsid w:val="0029555B"/>
    <w:rsid w:val="00295C44"/>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4193"/>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77A59"/>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17EF"/>
    <w:rsid w:val="005B2D73"/>
    <w:rsid w:val="005B3B18"/>
    <w:rsid w:val="005B3E03"/>
    <w:rsid w:val="005B581B"/>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6959"/>
    <w:rsid w:val="00652A0C"/>
    <w:rsid w:val="00653C83"/>
    <w:rsid w:val="006557F4"/>
    <w:rsid w:val="00655FCA"/>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76A0"/>
    <w:rsid w:val="0074077F"/>
    <w:rsid w:val="00741932"/>
    <w:rsid w:val="0074198E"/>
    <w:rsid w:val="00741AEB"/>
    <w:rsid w:val="007433FF"/>
    <w:rsid w:val="0074413D"/>
    <w:rsid w:val="00744328"/>
    <w:rsid w:val="007445A9"/>
    <w:rsid w:val="00744B5C"/>
    <w:rsid w:val="00744E9D"/>
    <w:rsid w:val="00746147"/>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80E"/>
    <w:rsid w:val="007A3B85"/>
    <w:rsid w:val="007A577A"/>
    <w:rsid w:val="007A5D0F"/>
    <w:rsid w:val="007A72BF"/>
    <w:rsid w:val="007B09FB"/>
    <w:rsid w:val="007B13F3"/>
    <w:rsid w:val="007B1E7C"/>
    <w:rsid w:val="007B1F0E"/>
    <w:rsid w:val="007B2A10"/>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097C"/>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0DF"/>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263"/>
    <w:rsid w:val="00945D54"/>
    <w:rsid w:val="00946A9F"/>
    <w:rsid w:val="00950281"/>
    <w:rsid w:val="00950949"/>
    <w:rsid w:val="0095194A"/>
    <w:rsid w:val="00955314"/>
    <w:rsid w:val="00956573"/>
    <w:rsid w:val="00956C14"/>
    <w:rsid w:val="00957554"/>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224"/>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1748"/>
    <w:rsid w:val="00A41812"/>
    <w:rsid w:val="00A46A5A"/>
    <w:rsid w:val="00A46F45"/>
    <w:rsid w:val="00A47D50"/>
    <w:rsid w:val="00A514A7"/>
    <w:rsid w:val="00A53251"/>
    <w:rsid w:val="00A533C1"/>
    <w:rsid w:val="00A55C9A"/>
    <w:rsid w:val="00A56A51"/>
    <w:rsid w:val="00A57D90"/>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E47"/>
    <w:rsid w:val="00B9776D"/>
    <w:rsid w:val="00BA3CF3"/>
    <w:rsid w:val="00BA4629"/>
    <w:rsid w:val="00BA591E"/>
    <w:rsid w:val="00BA65BF"/>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2B9"/>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37A64"/>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33F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0430"/>
    <w:rsid w:val="00D617E1"/>
    <w:rsid w:val="00D6252D"/>
    <w:rsid w:val="00D634D2"/>
    <w:rsid w:val="00D643D9"/>
    <w:rsid w:val="00D65347"/>
    <w:rsid w:val="00D6684C"/>
    <w:rsid w:val="00D67B37"/>
    <w:rsid w:val="00D701FF"/>
    <w:rsid w:val="00D7023C"/>
    <w:rsid w:val="00D705A7"/>
    <w:rsid w:val="00D72310"/>
    <w:rsid w:val="00D72469"/>
    <w:rsid w:val="00D73DF4"/>
    <w:rsid w:val="00D752F2"/>
    <w:rsid w:val="00D770A9"/>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121"/>
    <w:rsid w:val="00DE55D6"/>
    <w:rsid w:val="00DF17FA"/>
    <w:rsid w:val="00DF4DBD"/>
    <w:rsid w:val="00DF66B3"/>
    <w:rsid w:val="00E02AD9"/>
    <w:rsid w:val="00E040B2"/>
    <w:rsid w:val="00E04C44"/>
    <w:rsid w:val="00E05E10"/>
    <w:rsid w:val="00E074B3"/>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1C6"/>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F40B7"/>
    <w:rsid w:val="00FF5D2F"/>
    <w:rsid w:val="00FF678C"/>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uiPriority w:val="99"/>
    <w:rsid w:val="0076673B"/>
    <w:pPr>
      <w:tabs>
        <w:tab w:val="center" w:pos="4680"/>
        <w:tab w:val="right" w:pos="9360"/>
      </w:tabs>
    </w:pPr>
  </w:style>
  <w:style w:type="character" w:customStyle="1" w:styleId="FooterChar">
    <w:name w:val="Footer Char"/>
    <w:basedOn w:val="DefaultParagraphFont"/>
    <w:link w:val="Footer"/>
    <w:uiPriority w:val="99"/>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tiff"/><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TotalTime>
  <Pages>9</Pages>
  <Words>6221</Words>
  <Characters>35465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203</cp:revision>
  <dcterms:created xsi:type="dcterms:W3CDTF">2021-06-07T05:10:00Z</dcterms:created>
  <dcterms:modified xsi:type="dcterms:W3CDTF">2021-11-06T22:32:00Z</dcterms:modified>
</cp:coreProperties>
</file>